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00D42" w:rsidRPr="00C75089" w:rsidRDefault="00DE09C7" w:rsidP="00B2620B">
      <w:pPr>
        <w:pStyle w:val="Header"/>
        <w:pBdr>
          <w:bottom w:val="none" w:sz="0" w:space="0" w:color="auto"/>
        </w:pBdr>
        <w:rPr>
          <w:rFonts w:ascii="AdihausDIN" w:hAnsi="AdihausDIN" w:cs="AdihausDIN"/>
          <w:spacing w:val="88"/>
          <w:sz w:val="20"/>
          <w:lang w:eastAsia="zh-CN"/>
        </w:rPr>
      </w:pPr>
      <w:r w:rsidRPr="00C75089">
        <w:rPr>
          <w:rFonts w:ascii="AdihausDIN" w:hAnsi="AdihausDIN" w:cs="AdihausDIN"/>
        </w:rPr>
        <w:drawing>
          <wp:inline distT="0" distB="0" distL="0" distR="0" wp14:anchorId="5DD0D4BF" wp14:editId="07777777">
            <wp:extent cx="1546860" cy="792480"/>
            <wp:effectExtent l="0" t="0" r="0" b="0"/>
            <wp:docPr id="1" name="Picture 1" descr="800px-Adidas-grou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0px-Adidas-group-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6860" cy="792480"/>
                    </a:xfrm>
                    <a:prstGeom prst="rect">
                      <a:avLst/>
                    </a:prstGeom>
                    <a:noFill/>
                    <a:ln>
                      <a:noFill/>
                    </a:ln>
                  </pic:spPr>
                </pic:pic>
              </a:graphicData>
            </a:graphic>
          </wp:inline>
        </w:drawing>
      </w:r>
    </w:p>
    <w:p w14:paraId="0A37501D" w14:textId="77777777" w:rsidR="00700D42" w:rsidRPr="00C75089" w:rsidRDefault="00700D42" w:rsidP="00F43A06">
      <w:pPr>
        <w:pStyle w:val="Header"/>
        <w:pBdr>
          <w:bottom w:val="none" w:sz="0" w:space="0" w:color="auto"/>
        </w:pBdr>
        <w:rPr>
          <w:rFonts w:ascii="AdihausDIN" w:hAnsi="AdihausDIN" w:cs="AdihausDIN"/>
          <w:spacing w:val="88"/>
          <w:sz w:val="20"/>
        </w:rPr>
      </w:pPr>
    </w:p>
    <w:p w14:paraId="5DAB6C7B" w14:textId="77777777" w:rsidR="00700D42" w:rsidRPr="00C75089" w:rsidRDefault="00700D42" w:rsidP="00B45DD6">
      <w:pPr>
        <w:pStyle w:val="Header"/>
        <w:pBdr>
          <w:bottom w:val="single" w:sz="12" w:space="1" w:color="auto"/>
        </w:pBdr>
        <w:spacing w:after="120"/>
        <w:ind w:left="-2835"/>
        <w:rPr>
          <w:rFonts w:ascii="AdihausDIN" w:hAnsi="AdihausDIN" w:cs="AdihausDIN"/>
          <w:sz w:val="4"/>
        </w:rPr>
      </w:pPr>
    </w:p>
    <w:p w14:paraId="02EB378F" w14:textId="77777777" w:rsidR="00700D42" w:rsidRPr="00C75089" w:rsidRDefault="00700D42" w:rsidP="00B45DD6">
      <w:pPr>
        <w:pStyle w:val="Title"/>
        <w:rPr>
          <w:rFonts w:ascii="AdihausDIN" w:hAnsi="AdihausDIN" w:cs="AdihausDIN"/>
        </w:rPr>
      </w:pPr>
    </w:p>
    <w:p w14:paraId="4101412E" w14:textId="77777777" w:rsidR="00700D42" w:rsidRPr="00C75089" w:rsidRDefault="00F11732">
      <w:pPr>
        <w:pStyle w:val="Title"/>
        <w:rPr>
          <w:rFonts w:ascii="AdihausDIN" w:hAnsi="AdihausDIN" w:cs="AdihausDIN"/>
        </w:rPr>
      </w:pPr>
      <w:r w:rsidRPr="00C75089">
        <w:rPr>
          <w:rFonts w:ascii="AdihausDIN" w:hAnsi="AdihausDIN" w:cs="AdihausDIN"/>
        </w:rPr>
        <w:t>Request for Proposal</w:t>
      </w:r>
    </w:p>
    <w:p w14:paraId="2560B748" w14:textId="72458DD1" w:rsidR="003C5B49" w:rsidRPr="00C75089" w:rsidRDefault="00C6409A">
      <w:pPr>
        <w:pStyle w:val="Title"/>
        <w:rPr>
          <w:rFonts w:ascii="AdihausDIN" w:hAnsi="AdihausDIN" w:cs="AdihausDIN"/>
        </w:rPr>
      </w:pPr>
      <w:r>
        <w:rPr>
          <w:rFonts w:ascii="AdihausDIN" w:hAnsi="AdihausDIN" w:cs="AdihausDIN"/>
          <w:lang w:eastAsia="zh-CN"/>
        </w:rPr>
        <w:t>T</w:t>
      </w:r>
      <w:r>
        <w:rPr>
          <w:rFonts w:ascii="AdihausDIN" w:hAnsi="AdihausDIN" w:cs="AdihausDIN" w:hint="eastAsia"/>
          <w:lang w:eastAsia="zh-CN"/>
        </w:rPr>
        <w:t>hird party tags</w:t>
      </w:r>
    </w:p>
    <w:p w14:paraId="49C6307C" w14:textId="77777777" w:rsidR="00497DA3" w:rsidRPr="00C75089" w:rsidRDefault="00084930">
      <w:pPr>
        <w:pStyle w:val="Title"/>
        <w:rPr>
          <w:rFonts w:ascii="AdihausDIN" w:hAnsi="AdihausDIN" w:cs="AdihausDIN"/>
          <w:lang w:eastAsia="zh-CN"/>
        </w:rPr>
      </w:pPr>
      <w:r w:rsidRPr="00C75089">
        <w:rPr>
          <w:rFonts w:ascii="AdihausDIN" w:hAnsi="AdihausDIN" w:cs="AdihausDIN"/>
          <w:lang w:eastAsia="zh-CN"/>
        </w:rPr>
        <w:t xml:space="preserve">adidas (Sports) </w:t>
      </w:r>
      <w:bookmarkStart w:id="0" w:name="_Hlk32994786"/>
      <w:r w:rsidR="00497DA3" w:rsidRPr="00C75089">
        <w:rPr>
          <w:rFonts w:ascii="AdihausDIN" w:hAnsi="AdihausDIN" w:cs="AdihausDIN"/>
          <w:lang w:eastAsia="zh-CN"/>
        </w:rPr>
        <w:t>China Ltd.</w:t>
      </w:r>
    </w:p>
    <w:bookmarkEnd w:id="0"/>
    <w:p w14:paraId="6A05A809" w14:textId="77777777" w:rsidR="000B426A" w:rsidRPr="00C75089" w:rsidRDefault="000B426A">
      <w:pPr>
        <w:pStyle w:val="Subtitle"/>
        <w:pBdr>
          <w:top w:val="single" w:sz="12" w:space="1" w:color="auto"/>
        </w:pBdr>
        <w:rPr>
          <w:rFonts w:ascii="AdihausDIN" w:hAnsi="AdihausDIN" w:cs="AdihausDIN"/>
        </w:rPr>
      </w:pPr>
    </w:p>
    <w:p w14:paraId="5A39BBE3" w14:textId="77777777" w:rsidR="00700D42" w:rsidRPr="00C75089" w:rsidRDefault="00700D42">
      <w:pPr>
        <w:pStyle w:val="heading2na"/>
        <w:rPr>
          <w:rFonts w:ascii="AdihausDIN" w:hAnsi="AdihausDIN" w:cs="AdihausDIN"/>
          <w:lang w:val="en-GB"/>
        </w:rPr>
      </w:pPr>
    </w:p>
    <w:p w14:paraId="41C8F396" w14:textId="77777777" w:rsidR="00700D42" w:rsidRPr="00C75089" w:rsidRDefault="00700D42">
      <w:pPr>
        <w:pStyle w:val="heading2na"/>
        <w:rPr>
          <w:rFonts w:ascii="AdihausDIN" w:hAnsi="AdihausDIN" w:cs="AdihausDIN"/>
        </w:rPr>
      </w:pPr>
    </w:p>
    <w:p w14:paraId="72A3D3EC" w14:textId="77777777" w:rsidR="00700D42" w:rsidRPr="00C75089" w:rsidRDefault="00700D42">
      <w:pPr>
        <w:pStyle w:val="heading2na"/>
        <w:rPr>
          <w:rFonts w:ascii="AdihausDIN" w:hAnsi="AdihausDIN" w:cs="AdihausDIN"/>
        </w:rPr>
      </w:pPr>
    </w:p>
    <w:p w14:paraId="0D0B940D" w14:textId="77777777" w:rsidR="00700D42" w:rsidRPr="00C75089" w:rsidRDefault="00700D42">
      <w:pPr>
        <w:pStyle w:val="heading2na"/>
        <w:rPr>
          <w:rFonts w:ascii="AdihausDIN" w:hAnsi="AdihausDIN" w:cs="AdihausDIN"/>
        </w:rPr>
      </w:pPr>
    </w:p>
    <w:p w14:paraId="22E0FC93" w14:textId="77777777" w:rsidR="00700D42" w:rsidRPr="00C75089" w:rsidRDefault="00700D42">
      <w:pPr>
        <w:pStyle w:val="heading2n"/>
        <w:spacing w:before="480"/>
        <w:rPr>
          <w:rFonts w:ascii="AdihausDIN" w:hAnsi="AdihausDIN" w:cs="AdihausDIN"/>
        </w:rPr>
      </w:pPr>
      <w:bookmarkStart w:id="1" w:name="ZIdentification"/>
      <w:bookmarkStart w:id="2" w:name="ZHistory"/>
      <w:bookmarkStart w:id="3" w:name="ZToc"/>
      <w:bookmarkEnd w:id="1"/>
      <w:bookmarkEnd w:id="2"/>
      <w:bookmarkEnd w:id="3"/>
      <w:r w:rsidRPr="00C75089">
        <w:rPr>
          <w:rFonts w:ascii="AdihausDIN" w:hAnsi="AdihausDIN" w:cs="AdihausDIN"/>
        </w:rPr>
        <w:t>Table of Contents</w:t>
      </w:r>
    </w:p>
    <w:p w14:paraId="3B5DA6FA" w14:textId="2148CB11" w:rsidR="00A81DFB" w:rsidRPr="00C75089" w:rsidRDefault="00700D42">
      <w:pPr>
        <w:pStyle w:val="TOC1"/>
        <w:rPr>
          <w:rFonts w:ascii="AdihausDIN" w:eastAsiaTheme="minorEastAsia" w:hAnsi="AdihausDIN" w:cs="AdihausDIN"/>
          <w:b w:val="0"/>
          <w:caps w:val="0"/>
          <w:sz w:val="22"/>
          <w:szCs w:val="22"/>
          <w:lang w:val="en-US" w:eastAsia="zh-CN"/>
        </w:rPr>
      </w:pPr>
      <w:r w:rsidRPr="00C75089">
        <w:rPr>
          <w:rFonts w:ascii="AdihausDIN" w:hAnsi="AdihausDIN" w:cs="AdihausDIN"/>
          <w:b w:val="0"/>
        </w:rPr>
        <w:fldChar w:fldCharType="begin"/>
      </w:r>
      <w:r w:rsidRPr="00C75089">
        <w:rPr>
          <w:rFonts w:ascii="AdihausDIN" w:hAnsi="AdihausDIN" w:cs="AdihausDIN"/>
          <w:b w:val="0"/>
        </w:rPr>
        <w:instrText xml:space="preserve"> TOC \o "1-3" \t "Appendix 1;1",\t "Appendix 2;2"\t "Appendix 3;3"  \* MERGEFORMAT </w:instrText>
      </w:r>
      <w:r w:rsidRPr="00C75089">
        <w:rPr>
          <w:rFonts w:ascii="AdihausDIN" w:hAnsi="AdihausDIN" w:cs="AdihausDIN"/>
          <w:b w:val="0"/>
        </w:rPr>
        <w:fldChar w:fldCharType="separate"/>
      </w:r>
      <w:r w:rsidR="00A81DFB" w:rsidRPr="00C75089">
        <w:rPr>
          <w:rFonts w:ascii="AdihausDIN" w:hAnsi="AdihausDIN" w:cs="AdihausDIN"/>
          <w:b w:val="0"/>
          <w:lang w:val="en-US"/>
        </w:rPr>
        <w:t>1.</w:t>
      </w:r>
      <w:r w:rsidR="00A81DFB" w:rsidRPr="00C75089">
        <w:rPr>
          <w:rFonts w:ascii="AdihausDIN" w:eastAsiaTheme="minorEastAsia" w:hAnsi="AdihausDIN" w:cs="AdihausDIN"/>
          <w:b w:val="0"/>
          <w:caps w:val="0"/>
          <w:sz w:val="22"/>
          <w:szCs w:val="22"/>
          <w:lang w:val="en-US" w:eastAsia="zh-CN"/>
        </w:rPr>
        <w:tab/>
      </w:r>
      <w:r w:rsidR="00A81DFB" w:rsidRPr="00C75089">
        <w:rPr>
          <w:rFonts w:ascii="AdihausDIN" w:hAnsi="AdihausDIN" w:cs="AdihausDIN"/>
          <w:b w:val="0"/>
          <w:color w:val="70AD47" w:themeColor="accent6"/>
          <w:lang w:val="en-US"/>
        </w:rPr>
        <w:t>Executive Summary</w:t>
      </w:r>
      <w:r w:rsidR="00A81DFB" w:rsidRPr="00C75089">
        <w:rPr>
          <w:rFonts w:ascii="AdihausDIN" w:hAnsi="AdihausDIN" w:cs="AdihausDIN"/>
          <w:b w:val="0"/>
        </w:rPr>
        <w:tab/>
      </w:r>
      <w:r w:rsidR="00A81DFB" w:rsidRPr="00C75089">
        <w:rPr>
          <w:rFonts w:ascii="AdihausDIN" w:hAnsi="AdihausDIN" w:cs="AdihausDIN"/>
          <w:b w:val="0"/>
        </w:rPr>
        <w:fldChar w:fldCharType="begin"/>
      </w:r>
      <w:r w:rsidR="00A81DFB" w:rsidRPr="00C75089">
        <w:rPr>
          <w:rFonts w:ascii="AdihausDIN" w:hAnsi="AdihausDIN" w:cs="AdihausDIN"/>
          <w:b w:val="0"/>
        </w:rPr>
        <w:instrText xml:space="preserve"> PAGEREF _Toc64998567 \h </w:instrText>
      </w:r>
      <w:r w:rsidR="00A81DFB" w:rsidRPr="00C75089">
        <w:rPr>
          <w:rFonts w:ascii="AdihausDIN" w:hAnsi="AdihausDIN" w:cs="AdihausDIN"/>
          <w:b w:val="0"/>
        </w:rPr>
      </w:r>
      <w:r w:rsidR="00A81DFB" w:rsidRPr="00C75089">
        <w:rPr>
          <w:rFonts w:ascii="AdihausDIN" w:hAnsi="AdihausDIN" w:cs="AdihausDIN"/>
          <w:b w:val="0"/>
        </w:rPr>
        <w:fldChar w:fldCharType="separate"/>
      </w:r>
      <w:r w:rsidR="00624848" w:rsidRPr="00C75089">
        <w:rPr>
          <w:rFonts w:ascii="AdihausDIN" w:hAnsi="AdihausDIN" w:cs="AdihausDIN"/>
          <w:b w:val="0"/>
        </w:rPr>
        <w:t>3</w:t>
      </w:r>
      <w:r w:rsidR="00A81DFB" w:rsidRPr="00C75089">
        <w:rPr>
          <w:rFonts w:ascii="AdihausDIN" w:hAnsi="AdihausDIN" w:cs="AdihausDIN"/>
          <w:b w:val="0"/>
        </w:rPr>
        <w:fldChar w:fldCharType="end"/>
      </w:r>
    </w:p>
    <w:p w14:paraId="12DB9153" w14:textId="0B155B8E" w:rsidR="00A81DFB" w:rsidRPr="00C75089" w:rsidRDefault="00A81DFB">
      <w:pPr>
        <w:pStyle w:val="TOC1"/>
        <w:rPr>
          <w:rFonts w:ascii="AdihausDIN" w:eastAsiaTheme="minorEastAsia" w:hAnsi="AdihausDIN" w:cs="AdihausDIN"/>
          <w:b w:val="0"/>
          <w:caps w:val="0"/>
          <w:sz w:val="22"/>
          <w:szCs w:val="22"/>
          <w:lang w:val="en-US" w:eastAsia="zh-CN"/>
        </w:rPr>
      </w:pPr>
      <w:r w:rsidRPr="00C75089">
        <w:rPr>
          <w:rFonts w:ascii="AdihausDIN" w:hAnsi="AdihausDIN" w:cs="AdihausDIN"/>
          <w:b w:val="0"/>
          <w:lang w:val="en-US"/>
        </w:rPr>
        <w:t>2.</w:t>
      </w:r>
      <w:r w:rsidRPr="00C75089">
        <w:rPr>
          <w:rFonts w:ascii="AdihausDIN" w:eastAsiaTheme="minorEastAsia" w:hAnsi="AdihausDIN" w:cs="AdihausDIN"/>
          <w:b w:val="0"/>
          <w:caps w:val="0"/>
          <w:sz w:val="22"/>
          <w:szCs w:val="22"/>
          <w:lang w:val="en-US" w:eastAsia="zh-CN"/>
        </w:rPr>
        <w:tab/>
      </w:r>
      <w:r w:rsidRPr="00C75089">
        <w:rPr>
          <w:rFonts w:ascii="AdihausDIN" w:hAnsi="AdihausDIN" w:cs="AdihausDIN"/>
          <w:b w:val="0"/>
          <w:lang w:val="en-US"/>
        </w:rPr>
        <w:t>Overview</w:t>
      </w:r>
      <w:r w:rsidRPr="00C75089">
        <w:rPr>
          <w:rFonts w:ascii="AdihausDIN" w:hAnsi="AdihausDIN" w:cs="AdihausDIN"/>
          <w:b w:val="0"/>
        </w:rPr>
        <w:tab/>
      </w:r>
      <w:r w:rsidRPr="00C75089">
        <w:rPr>
          <w:rFonts w:ascii="AdihausDIN" w:hAnsi="AdihausDIN" w:cs="AdihausDIN"/>
          <w:b w:val="0"/>
        </w:rPr>
        <w:fldChar w:fldCharType="begin"/>
      </w:r>
      <w:r w:rsidRPr="00C75089">
        <w:rPr>
          <w:rFonts w:ascii="AdihausDIN" w:hAnsi="AdihausDIN" w:cs="AdihausDIN"/>
          <w:b w:val="0"/>
        </w:rPr>
        <w:instrText xml:space="preserve"> PAGEREF _Toc64998568 \h </w:instrText>
      </w:r>
      <w:r w:rsidRPr="00C75089">
        <w:rPr>
          <w:rFonts w:ascii="AdihausDIN" w:hAnsi="AdihausDIN" w:cs="AdihausDIN"/>
          <w:b w:val="0"/>
        </w:rPr>
      </w:r>
      <w:r w:rsidRPr="00C75089">
        <w:rPr>
          <w:rFonts w:ascii="AdihausDIN" w:hAnsi="AdihausDIN" w:cs="AdihausDIN"/>
          <w:b w:val="0"/>
        </w:rPr>
        <w:fldChar w:fldCharType="separate"/>
      </w:r>
      <w:r w:rsidR="00624848" w:rsidRPr="00C75089">
        <w:rPr>
          <w:rFonts w:ascii="AdihausDIN" w:hAnsi="AdihausDIN" w:cs="AdihausDIN"/>
          <w:b w:val="0"/>
        </w:rPr>
        <w:t>4</w:t>
      </w:r>
      <w:r w:rsidRPr="00C75089">
        <w:rPr>
          <w:rFonts w:ascii="AdihausDIN" w:hAnsi="AdihausDIN" w:cs="AdihausDIN"/>
          <w:b w:val="0"/>
        </w:rPr>
        <w:fldChar w:fldCharType="end"/>
      </w:r>
    </w:p>
    <w:p w14:paraId="0C62E217" w14:textId="5F23FEE8"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eastAsia="zh-CN"/>
        </w:rPr>
        <w:t>2.1</w:t>
      </w:r>
      <w:r w:rsidRPr="00C75089">
        <w:rPr>
          <w:rFonts w:ascii="AdihausDIN" w:eastAsiaTheme="minorEastAsia" w:hAnsi="AdihausDIN" w:cs="AdihausDIN"/>
          <w:sz w:val="22"/>
          <w:szCs w:val="22"/>
          <w:lang w:val="en-US" w:eastAsia="zh-CN"/>
        </w:rPr>
        <w:tab/>
      </w:r>
      <w:r w:rsidRPr="00C75089">
        <w:rPr>
          <w:rFonts w:ascii="AdihausDIN" w:hAnsi="AdihausDIN" w:cs="AdihausDIN"/>
          <w:lang w:val="en-US" w:eastAsia="zh-CN"/>
        </w:rPr>
        <w:t>RFP Guidelines &amp; Rules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_Toc64998569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4</w:t>
      </w:r>
      <w:r w:rsidRPr="00C75089">
        <w:rPr>
          <w:rFonts w:ascii="AdihausDIN" w:hAnsi="AdihausDIN" w:cs="AdihausDIN"/>
        </w:rPr>
        <w:fldChar w:fldCharType="end"/>
      </w:r>
    </w:p>
    <w:p w14:paraId="48884407" w14:textId="56749598"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2.1.1</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Guidelines: General Rules Regarding RFP</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_Toc64998570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4</w:t>
      </w:r>
      <w:r w:rsidRPr="00C75089">
        <w:rPr>
          <w:rFonts w:ascii="AdihausDIN" w:hAnsi="AdihausDIN" w:cs="AdihausDIN"/>
        </w:rPr>
        <w:fldChar w:fldCharType="end"/>
      </w:r>
    </w:p>
    <w:p w14:paraId="2EA698CF" w14:textId="60F4B0AA"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rPr>
        <w:t>2.1.2</w:t>
      </w:r>
      <w:r w:rsidRPr="00C75089">
        <w:rPr>
          <w:rFonts w:ascii="AdihausDIN" w:eastAsiaTheme="minorEastAsia" w:hAnsi="AdihausDIN" w:cs="AdihausDIN"/>
          <w:sz w:val="22"/>
          <w:szCs w:val="22"/>
          <w:lang w:val="en-US" w:eastAsia="zh-CN"/>
        </w:rPr>
        <w:tab/>
      </w:r>
      <w:r w:rsidRPr="00C75089">
        <w:rPr>
          <w:rFonts w:ascii="AdihausDIN" w:hAnsi="AdihausDIN" w:cs="AdihausDIN"/>
        </w:rPr>
        <w:t>Guidelines: The Selection Process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_Toc64998571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4</w:t>
      </w:r>
      <w:r w:rsidRPr="00C75089">
        <w:rPr>
          <w:rFonts w:ascii="AdihausDIN" w:hAnsi="AdihausDIN" w:cs="AdihausDIN"/>
        </w:rPr>
        <w:fldChar w:fldCharType="end"/>
      </w:r>
    </w:p>
    <w:p w14:paraId="484115FD" w14:textId="3FE005B3"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2.1.3</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Contract Period and Payment Term</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_Toc64998572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4</w:t>
      </w:r>
      <w:r w:rsidRPr="00C75089">
        <w:rPr>
          <w:rFonts w:ascii="AdihausDIN" w:hAnsi="AdihausDIN" w:cs="AdihausDIN"/>
        </w:rPr>
        <w:fldChar w:fldCharType="end"/>
      </w:r>
    </w:p>
    <w:p w14:paraId="03F56E1F" w14:textId="23132F8B"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rPr>
        <w:t>2.1.4</w:t>
      </w:r>
      <w:r w:rsidRPr="00C75089">
        <w:rPr>
          <w:rFonts w:ascii="AdihausDIN" w:eastAsiaTheme="minorEastAsia" w:hAnsi="AdihausDIN" w:cs="AdihausDIN"/>
          <w:sz w:val="22"/>
          <w:szCs w:val="22"/>
          <w:lang w:val="en-US" w:eastAsia="zh-CN"/>
        </w:rPr>
        <w:tab/>
      </w:r>
      <w:r w:rsidRPr="00C75089">
        <w:rPr>
          <w:rFonts w:ascii="AdihausDIN" w:hAnsi="AdihausDIN" w:cs="AdihausDIN"/>
        </w:rPr>
        <w:t>Pricing Guidelines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_Toc64998573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5</w:t>
      </w:r>
      <w:r w:rsidRPr="00C75089">
        <w:rPr>
          <w:rFonts w:ascii="AdihausDIN" w:hAnsi="AdihausDIN" w:cs="AdihausDIN"/>
        </w:rPr>
        <w:fldChar w:fldCharType="end"/>
      </w:r>
    </w:p>
    <w:p w14:paraId="798E3B41" w14:textId="3A4059AD"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2.1.5</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Confidentiality</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_Toc64998574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5</w:t>
      </w:r>
      <w:r w:rsidRPr="00C75089">
        <w:rPr>
          <w:rFonts w:ascii="AdihausDIN" w:hAnsi="AdihausDIN" w:cs="AdihausDIN"/>
        </w:rPr>
        <w:fldChar w:fldCharType="end"/>
      </w:r>
    </w:p>
    <w:p w14:paraId="60841BF4" w14:textId="5B9A661D"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2.1.6</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Non-Disclosure Agreement</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_Toc64998575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5</w:t>
      </w:r>
      <w:r w:rsidRPr="00C75089">
        <w:rPr>
          <w:rFonts w:ascii="AdihausDIN" w:hAnsi="AdihausDIN" w:cs="AdihausDIN"/>
        </w:rPr>
        <w:fldChar w:fldCharType="end"/>
      </w:r>
    </w:p>
    <w:p w14:paraId="47315CD8" w14:textId="021D6B3D"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2.1.7</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Informing of Media</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_Toc64998576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6</w:t>
      </w:r>
      <w:r w:rsidRPr="00C75089">
        <w:rPr>
          <w:rFonts w:ascii="AdihausDIN" w:hAnsi="AdihausDIN" w:cs="AdihausDIN"/>
        </w:rPr>
        <w:fldChar w:fldCharType="end"/>
      </w:r>
    </w:p>
    <w:p w14:paraId="4BC3B850" w14:textId="678C0C13"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2.1.8</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Value Added Services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_Toc64998577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6</w:t>
      </w:r>
      <w:r w:rsidRPr="00C75089">
        <w:rPr>
          <w:rFonts w:ascii="AdihausDIN" w:hAnsi="AdihausDIN" w:cs="AdihausDIN"/>
        </w:rPr>
        <w:fldChar w:fldCharType="end"/>
      </w:r>
    </w:p>
    <w:p w14:paraId="2E82B9D8" w14:textId="6DAF5770"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2.2</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Deadline and Questions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_Toc64998578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6</w:t>
      </w:r>
      <w:r w:rsidRPr="00C75089">
        <w:rPr>
          <w:rFonts w:ascii="AdihausDIN" w:hAnsi="AdihausDIN" w:cs="AdihausDIN"/>
        </w:rPr>
        <w:fldChar w:fldCharType="end"/>
      </w:r>
    </w:p>
    <w:p w14:paraId="682052B5" w14:textId="59FBFD12"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2.2.1</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Deadlines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_Toc64998579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6</w:t>
      </w:r>
      <w:r w:rsidRPr="00C75089">
        <w:rPr>
          <w:rFonts w:ascii="AdihausDIN" w:hAnsi="AdihausDIN" w:cs="AdihausDIN"/>
        </w:rPr>
        <w:fldChar w:fldCharType="end"/>
      </w:r>
    </w:p>
    <w:p w14:paraId="3B11CF48" w14:textId="33E0C841"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2.2.2</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Vendor Presentation</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_Toc64998580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6</w:t>
      </w:r>
      <w:r w:rsidRPr="00C75089">
        <w:rPr>
          <w:rFonts w:ascii="AdihausDIN" w:hAnsi="AdihausDIN" w:cs="AdihausDIN"/>
        </w:rPr>
        <w:fldChar w:fldCharType="end"/>
      </w:r>
    </w:p>
    <w:p w14:paraId="3549DBB7" w14:textId="31EDED51"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lang w:val="en-US"/>
        </w:rPr>
        <w:t>2.2.3</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Questions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_Toc64998581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7</w:t>
      </w:r>
      <w:r w:rsidRPr="00C75089">
        <w:rPr>
          <w:rFonts w:ascii="AdihausDIN" w:hAnsi="AdihausDIN" w:cs="AdihausDIN"/>
        </w:rPr>
        <w:fldChar w:fldCharType="end"/>
      </w:r>
    </w:p>
    <w:p w14:paraId="6D7EDE29" w14:textId="55A99595"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2.3</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Proposal Content</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_Toc64998582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7</w:t>
      </w:r>
      <w:r w:rsidRPr="00C75089">
        <w:rPr>
          <w:rFonts w:ascii="AdihausDIN" w:hAnsi="AdihausDIN" w:cs="AdihausDIN"/>
        </w:rPr>
        <w:fldChar w:fldCharType="end"/>
      </w:r>
    </w:p>
    <w:p w14:paraId="371DAD34" w14:textId="534969AC"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2.4</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Vendor Selection Criteria</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_Toc64998585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9</w:t>
      </w:r>
      <w:r w:rsidRPr="00C75089">
        <w:rPr>
          <w:rFonts w:ascii="AdihausDIN" w:hAnsi="AdihausDIN" w:cs="AdihausDIN"/>
        </w:rPr>
        <w:fldChar w:fldCharType="end"/>
      </w:r>
    </w:p>
    <w:p w14:paraId="088A635C" w14:textId="25FDA54E" w:rsidR="00A81DFB" w:rsidRPr="00C75089" w:rsidRDefault="00A81DFB">
      <w:pPr>
        <w:pStyle w:val="TOC1"/>
        <w:rPr>
          <w:rFonts w:ascii="AdihausDIN" w:eastAsiaTheme="minorEastAsia" w:hAnsi="AdihausDIN" w:cs="AdihausDIN"/>
          <w:b w:val="0"/>
          <w:caps w:val="0"/>
          <w:sz w:val="22"/>
          <w:szCs w:val="22"/>
          <w:lang w:val="en-US" w:eastAsia="zh-CN"/>
        </w:rPr>
      </w:pPr>
      <w:r w:rsidRPr="00C75089">
        <w:rPr>
          <w:rFonts w:ascii="AdihausDIN" w:hAnsi="AdihausDIN" w:cs="AdihausDIN"/>
          <w:b w:val="0"/>
          <w:lang w:val="en-US"/>
        </w:rPr>
        <w:t>3.</w:t>
      </w:r>
      <w:r w:rsidRPr="00C75089">
        <w:rPr>
          <w:rFonts w:ascii="AdihausDIN" w:eastAsiaTheme="minorEastAsia" w:hAnsi="AdihausDIN" w:cs="AdihausDIN"/>
          <w:b w:val="0"/>
          <w:caps w:val="0"/>
          <w:sz w:val="22"/>
          <w:szCs w:val="22"/>
          <w:lang w:val="en-US" w:eastAsia="zh-CN"/>
        </w:rPr>
        <w:tab/>
      </w:r>
      <w:r w:rsidRPr="00C75089">
        <w:rPr>
          <w:rFonts w:ascii="AdihausDIN" w:hAnsi="AdihausDIN" w:cs="AdihausDIN"/>
          <w:b w:val="0"/>
          <w:lang w:val="en-US"/>
        </w:rPr>
        <w:t>Project Detail</w:t>
      </w:r>
      <w:r w:rsidRPr="00C75089">
        <w:rPr>
          <w:rFonts w:ascii="AdihausDIN" w:hAnsi="AdihausDIN" w:cs="AdihausDIN"/>
          <w:b w:val="0"/>
        </w:rPr>
        <w:tab/>
      </w:r>
      <w:r w:rsidRPr="00C75089">
        <w:rPr>
          <w:rFonts w:ascii="AdihausDIN" w:hAnsi="AdihausDIN" w:cs="AdihausDIN"/>
          <w:b w:val="0"/>
        </w:rPr>
        <w:fldChar w:fldCharType="begin"/>
      </w:r>
      <w:r w:rsidRPr="00C75089">
        <w:rPr>
          <w:rFonts w:ascii="AdihausDIN" w:hAnsi="AdihausDIN" w:cs="AdihausDIN"/>
          <w:b w:val="0"/>
        </w:rPr>
        <w:instrText xml:space="preserve"> PAGEREF _Toc64998586 \h </w:instrText>
      </w:r>
      <w:r w:rsidRPr="00C75089">
        <w:rPr>
          <w:rFonts w:ascii="AdihausDIN" w:hAnsi="AdihausDIN" w:cs="AdihausDIN"/>
          <w:b w:val="0"/>
        </w:rPr>
      </w:r>
      <w:r w:rsidRPr="00C75089">
        <w:rPr>
          <w:rFonts w:ascii="AdihausDIN" w:hAnsi="AdihausDIN" w:cs="AdihausDIN"/>
          <w:b w:val="0"/>
        </w:rPr>
        <w:fldChar w:fldCharType="separate"/>
      </w:r>
      <w:r w:rsidR="00624848" w:rsidRPr="00C75089">
        <w:rPr>
          <w:rFonts w:ascii="AdihausDIN" w:hAnsi="AdihausDIN" w:cs="AdihausDIN"/>
          <w:b w:val="0"/>
        </w:rPr>
        <w:t>10</w:t>
      </w:r>
      <w:r w:rsidRPr="00C75089">
        <w:rPr>
          <w:rFonts w:ascii="AdihausDIN" w:hAnsi="AdihausDIN" w:cs="AdihausDIN"/>
          <w:b w:val="0"/>
        </w:rPr>
        <w:fldChar w:fldCharType="end"/>
      </w:r>
    </w:p>
    <w:p w14:paraId="40126E21" w14:textId="44B43598"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3.1</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Project Scope</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_Toc64998587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10</w:t>
      </w:r>
      <w:r w:rsidRPr="00C75089">
        <w:rPr>
          <w:rFonts w:ascii="AdihausDIN" w:hAnsi="AdihausDIN" w:cs="AdihausDIN"/>
        </w:rPr>
        <w:fldChar w:fldCharType="end"/>
      </w:r>
    </w:p>
    <w:p w14:paraId="1E17BA30" w14:textId="4A5C95E9"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color w:val="00B050"/>
          <w:lang w:val="en-US" w:eastAsia="zh-CN"/>
        </w:rPr>
        <w:t>3.1.1</w:t>
      </w:r>
      <w:r w:rsidRPr="00C75089">
        <w:rPr>
          <w:rFonts w:ascii="AdihausDIN" w:eastAsiaTheme="minorEastAsia" w:hAnsi="AdihausDIN" w:cs="AdihausDIN"/>
          <w:sz w:val="22"/>
          <w:szCs w:val="22"/>
          <w:lang w:val="en-US" w:eastAsia="zh-CN"/>
        </w:rPr>
        <w:tab/>
      </w:r>
      <w:r w:rsidRPr="00C75089">
        <w:rPr>
          <w:rFonts w:ascii="AdihausDIN" w:hAnsi="AdihausDIN" w:cs="AdihausDIN"/>
          <w:color w:val="00B050"/>
          <w:lang w:val="en-US" w:eastAsia="zh-CN"/>
        </w:rPr>
        <w:t>Background</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_Toc64998588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10</w:t>
      </w:r>
      <w:r w:rsidRPr="00C75089">
        <w:rPr>
          <w:rFonts w:ascii="AdihausDIN" w:hAnsi="AdihausDIN" w:cs="AdihausDIN"/>
        </w:rPr>
        <w:fldChar w:fldCharType="end"/>
      </w:r>
    </w:p>
    <w:p w14:paraId="0F4E80E2" w14:textId="7C65BF25"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color w:val="00B050"/>
          <w:lang w:val="en-US" w:eastAsia="zh-CN"/>
        </w:rPr>
        <w:t>3.1.2</w:t>
      </w:r>
      <w:r w:rsidRPr="00C75089">
        <w:rPr>
          <w:rFonts w:ascii="AdihausDIN" w:eastAsiaTheme="minorEastAsia" w:hAnsi="AdihausDIN" w:cs="AdihausDIN"/>
          <w:sz w:val="22"/>
          <w:szCs w:val="22"/>
          <w:lang w:val="en-US" w:eastAsia="zh-CN"/>
        </w:rPr>
        <w:tab/>
      </w:r>
      <w:r w:rsidRPr="00C75089">
        <w:rPr>
          <w:rFonts w:ascii="AdihausDIN" w:hAnsi="AdihausDIN" w:cs="AdihausDIN"/>
          <w:color w:val="00B050"/>
          <w:lang w:val="en-US" w:eastAsia="zh-CN"/>
        </w:rPr>
        <w:t>Objectives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_Toc64998589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10</w:t>
      </w:r>
      <w:r w:rsidRPr="00C75089">
        <w:rPr>
          <w:rFonts w:ascii="AdihausDIN" w:hAnsi="AdihausDIN" w:cs="AdihausDIN"/>
        </w:rPr>
        <w:fldChar w:fldCharType="end"/>
      </w:r>
    </w:p>
    <w:p w14:paraId="51B30F7B" w14:textId="79FD1D9F"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color w:val="00B050"/>
          <w:lang w:val="en-US" w:eastAsia="zh-CN"/>
        </w:rPr>
        <w:t>3.1.3</w:t>
      </w:r>
      <w:r w:rsidRPr="00C75089">
        <w:rPr>
          <w:rFonts w:ascii="AdihausDIN" w:eastAsiaTheme="minorEastAsia" w:hAnsi="AdihausDIN" w:cs="AdihausDIN"/>
          <w:sz w:val="22"/>
          <w:szCs w:val="22"/>
          <w:lang w:val="en-US" w:eastAsia="zh-CN"/>
        </w:rPr>
        <w:tab/>
      </w:r>
      <w:r w:rsidRPr="00C75089">
        <w:rPr>
          <w:rFonts w:ascii="AdihausDIN" w:hAnsi="AdihausDIN" w:cs="AdihausDIN"/>
          <w:color w:val="00B050"/>
          <w:lang w:val="en-US" w:eastAsia="zh-CN"/>
        </w:rPr>
        <w:t>Detail Requirements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_Toc64998599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10</w:t>
      </w:r>
      <w:r w:rsidRPr="00C75089">
        <w:rPr>
          <w:rFonts w:ascii="AdihausDIN" w:hAnsi="AdihausDIN" w:cs="AdihausDIN"/>
        </w:rPr>
        <w:fldChar w:fldCharType="end"/>
      </w:r>
    </w:p>
    <w:p w14:paraId="5D65B00F" w14:textId="346E8B11"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color w:val="00B050"/>
          <w:lang w:val="en-US" w:eastAsia="zh-CN"/>
        </w:rPr>
        <w:t>3.1.4</w:t>
      </w:r>
      <w:r w:rsidRPr="00C75089">
        <w:rPr>
          <w:rFonts w:ascii="AdihausDIN" w:eastAsiaTheme="minorEastAsia" w:hAnsi="AdihausDIN" w:cs="AdihausDIN"/>
          <w:sz w:val="22"/>
          <w:szCs w:val="22"/>
          <w:lang w:val="en-US" w:eastAsia="zh-CN"/>
        </w:rPr>
        <w:tab/>
      </w:r>
      <w:r w:rsidRPr="00C75089">
        <w:rPr>
          <w:rFonts w:ascii="AdihausDIN" w:hAnsi="AdihausDIN" w:cs="AdihausDIN"/>
          <w:color w:val="00B050"/>
          <w:lang w:val="en-US" w:eastAsia="zh-CN"/>
        </w:rPr>
        <w:t>Expected Activities &amp; Deliverables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_Toc64998626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12</w:t>
      </w:r>
      <w:r w:rsidRPr="00C75089">
        <w:rPr>
          <w:rFonts w:ascii="AdihausDIN" w:hAnsi="AdihausDIN" w:cs="AdihausDIN"/>
        </w:rPr>
        <w:fldChar w:fldCharType="end"/>
      </w:r>
    </w:p>
    <w:p w14:paraId="21200924" w14:textId="344226FD" w:rsidR="00A81DFB" w:rsidRPr="00C75089" w:rsidRDefault="00A81DFB">
      <w:pPr>
        <w:pStyle w:val="TOC3"/>
        <w:rPr>
          <w:rFonts w:ascii="AdihausDIN" w:eastAsiaTheme="minorEastAsia" w:hAnsi="AdihausDIN" w:cs="AdihausDIN"/>
          <w:sz w:val="22"/>
          <w:szCs w:val="22"/>
          <w:lang w:val="en-US" w:eastAsia="zh-CN"/>
        </w:rPr>
      </w:pPr>
      <w:r w:rsidRPr="00C75089">
        <w:rPr>
          <w:rFonts w:ascii="AdihausDIN" w:hAnsi="AdihausDIN" w:cs="AdihausDIN"/>
          <w:color w:val="00B050"/>
          <w:lang w:val="en-US" w:eastAsia="zh-CN"/>
        </w:rPr>
        <w:t>3.1.5</w:t>
      </w:r>
      <w:r w:rsidRPr="00C75089">
        <w:rPr>
          <w:rFonts w:ascii="AdihausDIN" w:eastAsiaTheme="minorEastAsia" w:hAnsi="AdihausDIN" w:cs="AdihausDIN"/>
          <w:sz w:val="22"/>
          <w:szCs w:val="22"/>
          <w:lang w:val="en-US" w:eastAsia="zh-CN"/>
        </w:rPr>
        <w:tab/>
      </w:r>
      <w:r w:rsidRPr="00C75089">
        <w:rPr>
          <w:rFonts w:ascii="AdihausDIN" w:hAnsi="AdihausDIN" w:cs="AdihausDIN"/>
          <w:color w:val="00B050"/>
          <w:lang w:val="en-US" w:eastAsia="zh-CN"/>
        </w:rPr>
        <w:t>Timeline</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_Toc64998627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12</w:t>
      </w:r>
      <w:r w:rsidRPr="00C75089">
        <w:rPr>
          <w:rFonts w:ascii="AdihausDIN" w:hAnsi="AdihausDIN" w:cs="AdihausDIN"/>
        </w:rPr>
        <w:fldChar w:fldCharType="end"/>
      </w:r>
    </w:p>
    <w:p w14:paraId="650B6DD0" w14:textId="3D9B83A5" w:rsidR="00A81DFB" w:rsidRPr="00C75089" w:rsidRDefault="00A81DFB">
      <w:pPr>
        <w:pStyle w:val="TOC1"/>
        <w:rPr>
          <w:rFonts w:ascii="AdihausDIN" w:eastAsiaTheme="minorEastAsia" w:hAnsi="AdihausDIN" w:cs="AdihausDIN"/>
          <w:b w:val="0"/>
          <w:caps w:val="0"/>
          <w:sz w:val="22"/>
          <w:szCs w:val="22"/>
          <w:lang w:val="en-US" w:eastAsia="zh-CN"/>
        </w:rPr>
      </w:pPr>
      <w:r w:rsidRPr="00C75089">
        <w:rPr>
          <w:rFonts w:ascii="AdihausDIN" w:hAnsi="AdihausDIN" w:cs="AdihausDIN"/>
          <w:b w:val="0"/>
          <w:lang w:val="en-US"/>
        </w:rPr>
        <w:t>4.</w:t>
      </w:r>
      <w:r w:rsidRPr="00C75089">
        <w:rPr>
          <w:rFonts w:ascii="AdihausDIN" w:eastAsiaTheme="minorEastAsia" w:hAnsi="AdihausDIN" w:cs="AdihausDIN"/>
          <w:b w:val="0"/>
          <w:caps w:val="0"/>
          <w:sz w:val="22"/>
          <w:szCs w:val="22"/>
          <w:lang w:val="en-US" w:eastAsia="zh-CN"/>
        </w:rPr>
        <w:tab/>
      </w:r>
      <w:r w:rsidRPr="00C75089">
        <w:rPr>
          <w:rFonts w:ascii="AdihausDIN" w:hAnsi="AdihausDIN" w:cs="AdihausDIN"/>
          <w:b w:val="0"/>
          <w:lang w:val="en-US"/>
        </w:rPr>
        <w:t>Attachments</w:t>
      </w:r>
      <w:r w:rsidRPr="00C75089">
        <w:rPr>
          <w:rFonts w:ascii="AdihausDIN" w:hAnsi="AdihausDIN" w:cs="AdihausDIN"/>
          <w:b w:val="0"/>
        </w:rPr>
        <w:tab/>
      </w:r>
      <w:r w:rsidRPr="00C75089">
        <w:rPr>
          <w:rFonts w:ascii="AdihausDIN" w:hAnsi="AdihausDIN" w:cs="AdihausDIN"/>
          <w:b w:val="0"/>
        </w:rPr>
        <w:fldChar w:fldCharType="begin"/>
      </w:r>
      <w:r w:rsidRPr="00C75089">
        <w:rPr>
          <w:rFonts w:ascii="AdihausDIN" w:hAnsi="AdihausDIN" w:cs="AdihausDIN"/>
          <w:b w:val="0"/>
        </w:rPr>
        <w:instrText xml:space="preserve"> PAGEREF _Toc64998628 \h </w:instrText>
      </w:r>
      <w:r w:rsidRPr="00C75089">
        <w:rPr>
          <w:rFonts w:ascii="AdihausDIN" w:hAnsi="AdihausDIN" w:cs="AdihausDIN"/>
          <w:b w:val="0"/>
        </w:rPr>
      </w:r>
      <w:r w:rsidRPr="00C75089">
        <w:rPr>
          <w:rFonts w:ascii="AdihausDIN" w:hAnsi="AdihausDIN" w:cs="AdihausDIN"/>
          <w:b w:val="0"/>
        </w:rPr>
        <w:fldChar w:fldCharType="separate"/>
      </w:r>
      <w:r w:rsidR="00624848" w:rsidRPr="00C75089">
        <w:rPr>
          <w:rFonts w:ascii="AdihausDIN" w:hAnsi="AdihausDIN" w:cs="AdihausDIN"/>
          <w:b w:val="0"/>
        </w:rPr>
        <w:t>14</w:t>
      </w:r>
      <w:r w:rsidRPr="00C75089">
        <w:rPr>
          <w:rFonts w:ascii="AdihausDIN" w:hAnsi="AdihausDIN" w:cs="AdihausDIN"/>
          <w:b w:val="0"/>
        </w:rPr>
        <w:fldChar w:fldCharType="end"/>
      </w:r>
    </w:p>
    <w:p w14:paraId="0280A633" w14:textId="796DF590"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4.1</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Value Added Services</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_Toc64998629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14</w:t>
      </w:r>
      <w:r w:rsidRPr="00C75089">
        <w:rPr>
          <w:rFonts w:ascii="AdihausDIN" w:hAnsi="AdihausDIN" w:cs="AdihausDIN"/>
        </w:rPr>
        <w:fldChar w:fldCharType="end"/>
      </w:r>
    </w:p>
    <w:p w14:paraId="1C7499A4" w14:textId="69577544"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4.2</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Pricing Template</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_Toc64998630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14</w:t>
      </w:r>
      <w:r w:rsidRPr="00C75089">
        <w:rPr>
          <w:rFonts w:ascii="AdihausDIN" w:hAnsi="AdihausDIN" w:cs="AdihausDIN"/>
        </w:rPr>
        <w:fldChar w:fldCharType="end"/>
      </w:r>
    </w:p>
    <w:p w14:paraId="4036FB60" w14:textId="73D0D995" w:rsidR="00A81DFB" w:rsidRPr="00C75089" w:rsidRDefault="00A81DFB">
      <w:pPr>
        <w:pStyle w:val="TOC2"/>
        <w:rPr>
          <w:rFonts w:ascii="AdihausDIN" w:eastAsiaTheme="minorEastAsia" w:hAnsi="AdihausDIN" w:cs="AdihausDIN"/>
          <w:sz w:val="22"/>
          <w:szCs w:val="22"/>
          <w:lang w:val="en-US" w:eastAsia="zh-CN"/>
        </w:rPr>
      </w:pPr>
      <w:r w:rsidRPr="00C75089">
        <w:rPr>
          <w:rFonts w:ascii="AdihausDIN" w:hAnsi="AdihausDIN" w:cs="AdihausDIN"/>
          <w:lang w:val="en-US"/>
        </w:rPr>
        <w:t>4.3</w:t>
      </w:r>
      <w:r w:rsidRPr="00C75089">
        <w:rPr>
          <w:rFonts w:ascii="AdihausDIN" w:eastAsiaTheme="minorEastAsia" w:hAnsi="AdihausDIN" w:cs="AdihausDIN"/>
          <w:sz w:val="22"/>
          <w:szCs w:val="22"/>
          <w:lang w:val="en-US" w:eastAsia="zh-CN"/>
        </w:rPr>
        <w:tab/>
      </w:r>
      <w:r w:rsidRPr="00C75089">
        <w:rPr>
          <w:rFonts w:ascii="AdihausDIN" w:hAnsi="AdihausDIN" w:cs="AdihausDIN"/>
          <w:lang w:val="en-US"/>
        </w:rPr>
        <w:t>Payment Term</w:t>
      </w:r>
      <w:r w:rsidRPr="00C75089">
        <w:rPr>
          <w:rFonts w:ascii="AdihausDIN" w:hAnsi="AdihausDIN" w:cs="AdihausDIN"/>
        </w:rPr>
        <w:tab/>
      </w:r>
      <w:r w:rsidRPr="00C75089">
        <w:rPr>
          <w:rFonts w:ascii="AdihausDIN" w:hAnsi="AdihausDIN" w:cs="AdihausDIN"/>
        </w:rPr>
        <w:fldChar w:fldCharType="begin"/>
      </w:r>
      <w:r w:rsidRPr="00C75089">
        <w:rPr>
          <w:rFonts w:ascii="AdihausDIN" w:hAnsi="AdihausDIN" w:cs="AdihausDIN"/>
        </w:rPr>
        <w:instrText xml:space="preserve"> PAGEREF _Toc64998631 \h </w:instrText>
      </w:r>
      <w:r w:rsidRPr="00C75089">
        <w:rPr>
          <w:rFonts w:ascii="AdihausDIN" w:hAnsi="AdihausDIN" w:cs="AdihausDIN"/>
        </w:rPr>
      </w:r>
      <w:r w:rsidRPr="00C75089">
        <w:rPr>
          <w:rFonts w:ascii="AdihausDIN" w:hAnsi="AdihausDIN" w:cs="AdihausDIN"/>
        </w:rPr>
        <w:fldChar w:fldCharType="separate"/>
      </w:r>
      <w:r w:rsidR="00624848" w:rsidRPr="00C75089">
        <w:rPr>
          <w:rFonts w:ascii="AdihausDIN" w:hAnsi="AdihausDIN" w:cs="AdihausDIN"/>
        </w:rPr>
        <w:t>14</w:t>
      </w:r>
      <w:r w:rsidRPr="00C75089">
        <w:rPr>
          <w:rFonts w:ascii="AdihausDIN" w:hAnsi="AdihausDIN" w:cs="AdihausDIN"/>
        </w:rPr>
        <w:fldChar w:fldCharType="end"/>
      </w:r>
    </w:p>
    <w:p w14:paraId="185677B5" w14:textId="3A5D21CC" w:rsidR="00A81DFB" w:rsidRPr="00C75089" w:rsidRDefault="00A81DFB">
      <w:pPr>
        <w:pStyle w:val="TOC1"/>
        <w:rPr>
          <w:rFonts w:ascii="AdihausDIN" w:eastAsiaTheme="minorEastAsia" w:hAnsi="AdihausDIN" w:cs="AdihausDIN"/>
          <w:b w:val="0"/>
          <w:caps w:val="0"/>
          <w:sz w:val="22"/>
          <w:szCs w:val="22"/>
          <w:lang w:val="en-US" w:eastAsia="zh-CN"/>
        </w:rPr>
      </w:pPr>
      <w:r w:rsidRPr="00C75089">
        <w:rPr>
          <w:rFonts w:ascii="AdihausDIN" w:hAnsi="AdihausDIN" w:cs="AdihausDIN"/>
          <w:b w:val="0"/>
          <w:lang w:eastAsia="zh-CN"/>
        </w:rPr>
        <w:t>Appendix</w:t>
      </w:r>
      <w:r w:rsidRPr="00C75089">
        <w:rPr>
          <w:rFonts w:ascii="AdihausDIN" w:hAnsi="AdihausDIN" w:cs="AdihausDIN"/>
          <w:b w:val="0"/>
        </w:rPr>
        <w:tab/>
      </w:r>
      <w:r w:rsidRPr="00C75089">
        <w:rPr>
          <w:rFonts w:ascii="AdihausDIN" w:hAnsi="AdihausDIN" w:cs="AdihausDIN"/>
          <w:b w:val="0"/>
        </w:rPr>
        <w:fldChar w:fldCharType="begin"/>
      </w:r>
      <w:r w:rsidRPr="00C75089">
        <w:rPr>
          <w:rFonts w:ascii="AdihausDIN" w:hAnsi="AdihausDIN" w:cs="AdihausDIN"/>
          <w:b w:val="0"/>
        </w:rPr>
        <w:instrText xml:space="preserve"> PAGEREF _Toc64998632 \h </w:instrText>
      </w:r>
      <w:r w:rsidRPr="00C75089">
        <w:rPr>
          <w:rFonts w:ascii="AdihausDIN" w:hAnsi="AdihausDIN" w:cs="AdihausDIN"/>
          <w:b w:val="0"/>
        </w:rPr>
      </w:r>
      <w:r w:rsidRPr="00C75089">
        <w:rPr>
          <w:rFonts w:ascii="AdihausDIN" w:hAnsi="AdihausDIN" w:cs="AdihausDIN"/>
          <w:b w:val="0"/>
        </w:rPr>
        <w:fldChar w:fldCharType="separate"/>
      </w:r>
      <w:r w:rsidR="00624848" w:rsidRPr="00C75089">
        <w:rPr>
          <w:rFonts w:ascii="AdihausDIN" w:hAnsi="AdihausDIN" w:cs="AdihausDIN"/>
          <w:b w:val="0"/>
        </w:rPr>
        <w:t>15</w:t>
      </w:r>
      <w:r w:rsidRPr="00C75089">
        <w:rPr>
          <w:rFonts w:ascii="AdihausDIN" w:hAnsi="AdihausDIN" w:cs="AdihausDIN"/>
          <w:b w:val="0"/>
        </w:rPr>
        <w:fldChar w:fldCharType="end"/>
      </w:r>
    </w:p>
    <w:p w14:paraId="0E27B00A" w14:textId="4C2F6314" w:rsidR="00700D42" w:rsidRPr="00C75089" w:rsidRDefault="00700D42" w:rsidP="00B45DD6">
      <w:pPr>
        <w:pStyle w:val="TOC1"/>
        <w:rPr>
          <w:rFonts w:ascii="AdihausDIN" w:hAnsi="AdihausDIN" w:cs="AdihausDIN"/>
          <w:b w:val="0"/>
        </w:rPr>
      </w:pPr>
      <w:r w:rsidRPr="00C75089">
        <w:rPr>
          <w:rFonts w:ascii="AdihausDIN" w:hAnsi="AdihausDIN" w:cs="AdihausDIN"/>
          <w:b w:val="0"/>
        </w:rPr>
        <w:fldChar w:fldCharType="end"/>
      </w:r>
      <w:r w:rsidR="00497DA3" w:rsidRPr="00C75089">
        <w:rPr>
          <w:rFonts w:ascii="AdihausDIN" w:hAnsi="AdihausDIN" w:cs="AdihausDIN"/>
          <w:b w:val="0"/>
          <w:lang w:val="en-US"/>
        </w:rPr>
        <w:t>5.</w:t>
      </w:r>
      <w:r w:rsidR="00497DA3" w:rsidRPr="00C75089">
        <w:rPr>
          <w:rFonts w:ascii="AdihausDIN" w:eastAsia="DengXian" w:hAnsi="AdihausDIN" w:cs="AdihausDIN"/>
          <w:b w:val="0"/>
          <w:caps w:val="0"/>
          <w:sz w:val="22"/>
          <w:szCs w:val="22"/>
          <w:lang w:val="en-US" w:eastAsia="zh-CN"/>
        </w:rPr>
        <w:tab/>
      </w:r>
      <w:r w:rsidR="00497DA3" w:rsidRPr="00C75089">
        <w:rPr>
          <w:rFonts w:ascii="AdihausDIN" w:hAnsi="AdihausDIN" w:cs="AdihausDIN"/>
          <w:b w:val="0"/>
          <w:lang w:val="en-US"/>
        </w:rPr>
        <w:t>APPENDIX</w:t>
      </w:r>
    </w:p>
    <w:p w14:paraId="457A538C" w14:textId="77777777" w:rsidR="004F1FB0" w:rsidRPr="00C75089" w:rsidRDefault="004F1FB0" w:rsidP="00B45DD6">
      <w:pPr>
        <w:ind w:left="-2835"/>
        <w:rPr>
          <w:rFonts w:ascii="AdihausDIN" w:hAnsi="AdihausDIN" w:cs="AdihausDIN"/>
        </w:rPr>
      </w:pPr>
    </w:p>
    <w:p w14:paraId="32F51768" w14:textId="77777777" w:rsidR="287F3AC5" w:rsidRPr="00C75089" w:rsidRDefault="287F3AC5" w:rsidP="00B45DD6">
      <w:pPr>
        <w:ind w:left="-2835"/>
        <w:rPr>
          <w:rFonts w:ascii="AdihausDIN" w:hAnsi="AdihausDIN" w:cs="AdihausDIN"/>
        </w:rPr>
      </w:pPr>
    </w:p>
    <w:p w14:paraId="6C13A180" w14:textId="77777777" w:rsidR="000A2500" w:rsidRPr="00C75089" w:rsidRDefault="000A2500" w:rsidP="00B45DD6">
      <w:pPr>
        <w:pStyle w:val="Heading1"/>
        <w:ind w:right="26"/>
        <w:rPr>
          <w:rFonts w:ascii="AdihausDIN" w:hAnsi="AdihausDIN" w:cs="AdihausDIN"/>
          <w:b w:val="0"/>
          <w:lang w:val="en-US"/>
        </w:rPr>
      </w:pPr>
      <w:bookmarkStart w:id="4" w:name="_Toc64998567"/>
      <w:bookmarkStart w:id="5" w:name="_Toc4923046"/>
      <w:bookmarkStart w:id="6" w:name="_Toc4924012"/>
      <w:bookmarkStart w:id="7" w:name="_Toc4925407"/>
      <w:bookmarkStart w:id="8" w:name="_Toc5534550"/>
      <w:bookmarkStart w:id="9" w:name="_Toc5535203"/>
      <w:bookmarkStart w:id="10" w:name="_Toc5535243"/>
      <w:bookmarkStart w:id="11" w:name="_Toc13392215"/>
      <w:r w:rsidRPr="00C75089">
        <w:rPr>
          <w:rFonts w:ascii="AdihausDIN" w:hAnsi="AdihausDIN" w:cs="AdihausDIN"/>
          <w:b w:val="0"/>
          <w:lang w:val="en-US"/>
        </w:rPr>
        <w:t>Executive Summary</w:t>
      </w:r>
      <w:bookmarkEnd w:id="4"/>
      <w:r w:rsidRPr="00C75089">
        <w:rPr>
          <w:rFonts w:ascii="AdihausDIN" w:hAnsi="AdihausDIN" w:cs="AdihausDIN"/>
          <w:b w:val="0"/>
          <w:lang w:val="en-US"/>
        </w:rPr>
        <w:t xml:space="preserve"> </w:t>
      </w:r>
    </w:p>
    <w:p w14:paraId="50C9F56F" w14:textId="2B233EDA" w:rsidR="00EE23B1" w:rsidRPr="00C75089" w:rsidRDefault="00503F87" w:rsidP="00F43A06">
      <w:pPr>
        <w:rPr>
          <w:rFonts w:ascii="AdihausDIN" w:hAnsi="AdihausDIN" w:cs="AdihausDIN"/>
          <w:color w:val="00B050"/>
          <w:lang w:eastAsia="zh-CN"/>
        </w:rPr>
      </w:pPr>
      <w:r w:rsidRPr="11949793">
        <w:rPr>
          <w:rFonts w:ascii="AdihausDIN" w:eastAsia="Batang" w:hAnsi="AdihausDIN" w:cs="AdihausDIN"/>
          <w:lang w:eastAsia="ko-KR"/>
        </w:rPr>
        <w:t xml:space="preserve">adidas Sports (China) Ltd. (hereinafter </w:t>
      </w:r>
      <w:r w:rsidR="0096458F" w:rsidRPr="11949793">
        <w:rPr>
          <w:rFonts w:ascii="AdihausDIN" w:eastAsia="Batang" w:hAnsi="AdihausDIN" w:cs="AdihausDIN"/>
          <w:lang w:eastAsia="ko-KR"/>
        </w:rPr>
        <w:t>"</w:t>
      </w:r>
      <w:r w:rsidRPr="11949793">
        <w:rPr>
          <w:rFonts w:ascii="AdihausDIN" w:eastAsia="Batang" w:hAnsi="AdihausDIN" w:cs="AdihausDIN"/>
          <w:lang w:eastAsia="ko-KR"/>
        </w:rPr>
        <w:t>adidas</w:t>
      </w:r>
      <w:r w:rsidR="0096458F" w:rsidRPr="11949793">
        <w:rPr>
          <w:rFonts w:ascii="AdihausDIN" w:eastAsia="Batang" w:hAnsi="AdihausDIN" w:cs="AdihausDIN"/>
          <w:lang w:eastAsia="ko-KR"/>
        </w:rPr>
        <w:t>"</w:t>
      </w:r>
      <w:r w:rsidR="00B2620B" w:rsidRPr="11949793">
        <w:rPr>
          <w:rFonts w:ascii="AdihausDIN" w:eastAsia="Batang" w:hAnsi="AdihausDIN" w:cs="AdihausDIN"/>
          <w:lang w:eastAsia="ko-KR"/>
        </w:rPr>
        <w:t xml:space="preserve">) </w:t>
      </w:r>
      <w:r w:rsidRPr="11949793">
        <w:rPr>
          <w:rFonts w:ascii="AdihausDIN" w:eastAsia="Batang" w:hAnsi="AdihausDIN" w:cs="AdihausDIN"/>
          <w:lang w:eastAsia="ko-KR"/>
        </w:rPr>
        <w:t xml:space="preserve">is issuing this Request for Proposal (hereinafter </w:t>
      </w:r>
      <w:r w:rsidR="0096458F" w:rsidRPr="11949793">
        <w:rPr>
          <w:rFonts w:ascii="AdihausDIN" w:eastAsia="Batang" w:hAnsi="AdihausDIN" w:cs="AdihausDIN"/>
          <w:lang w:eastAsia="ko-KR"/>
        </w:rPr>
        <w:t>"</w:t>
      </w:r>
      <w:r w:rsidRPr="11949793">
        <w:rPr>
          <w:rFonts w:ascii="AdihausDIN" w:eastAsia="Batang" w:hAnsi="AdihausDIN" w:cs="AdihausDIN"/>
          <w:lang w:eastAsia="ko-KR"/>
        </w:rPr>
        <w:t>RFP</w:t>
      </w:r>
      <w:r w:rsidR="0096458F" w:rsidRPr="11949793">
        <w:rPr>
          <w:rFonts w:ascii="AdihausDIN" w:eastAsia="Batang" w:hAnsi="AdihausDIN" w:cs="AdihausDIN"/>
          <w:lang w:eastAsia="ko-KR"/>
        </w:rPr>
        <w:t>"</w:t>
      </w:r>
      <w:r w:rsidR="00B2620B" w:rsidRPr="11949793">
        <w:rPr>
          <w:rFonts w:ascii="AdihausDIN" w:eastAsia="Batang" w:hAnsi="AdihausDIN" w:cs="AdihausDIN"/>
          <w:lang w:eastAsia="ko-KR"/>
        </w:rPr>
        <w:t xml:space="preserve">) </w:t>
      </w:r>
      <w:r w:rsidRPr="11949793">
        <w:rPr>
          <w:rFonts w:ascii="AdihausDIN" w:eastAsia="Batang" w:hAnsi="AdihausDIN" w:cs="AdihausDIN"/>
          <w:lang w:eastAsia="ko-KR"/>
        </w:rPr>
        <w:t xml:space="preserve">to selected suppliers.  The purpose of this RFP is to solicit information necessary for adidas to select a partner (hereinafter </w:t>
      </w:r>
      <w:r w:rsidR="0096458F" w:rsidRPr="11949793">
        <w:rPr>
          <w:rFonts w:ascii="AdihausDIN" w:eastAsia="Batang" w:hAnsi="AdihausDIN" w:cs="AdihausDIN"/>
          <w:lang w:eastAsia="ko-KR"/>
        </w:rPr>
        <w:t>"</w:t>
      </w:r>
      <w:r w:rsidRPr="11949793">
        <w:rPr>
          <w:rFonts w:ascii="AdihausDIN" w:eastAsia="Batang" w:hAnsi="AdihausDIN" w:cs="AdihausDIN"/>
          <w:lang w:eastAsia="ko-KR"/>
        </w:rPr>
        <w:t>Vendor</w:t>
      </w:r>
      <w:r w:rsidR="0096458F" w:rsidRPr="11949793">
        <w:rPr>
          <w:rFonts w:ascii="AdihausDIN" w:eastAsia="Batang" w:hAnsi="AdihausDIN" w:cs="AdihausDIN"/>
          <w:lang w:eastAsia="ko-KR"/>
        </w:rPr>
        <w:t>"</w:t>
      </w:r>
      <w:r w:rsidR="00B2620B" w:rsidRPr="11949793">
        <w:rPr>
          <w:rFonts w:ascii="AdihausDIN" w:eastAsia="Batang" w:hAnsi="AdihausDIN" w:cs="AdihausDIN"/>
          <w:lang w:eastAsia="ko-KR"/>
        </w:rPr>
        <w:t xml:space="preserve">) </w:t>
      </w:r>
      <w:proofErr w:type="gramStart"/>
      <w:r w:rsidRPr="11949793">
        <w:rPr>
          <w:rFonts w:ascii="AdihausDIN" w:eastAsia="Batang" w:hAnsi="AdihausDIN" w:cs="AdihausDIN"/>
          <w:lang w:eastAsia="ko-KR"/>
        </w:rPr>
        <w:t xml:space="preserve">to </w:t>
      </w:r>
      <w:bookmarkStart w:id="12" w:name="_Toc131774243"/>
      <w:bookmarkEnd w:id="12"/>
      <w:r w:rsidR="00B85AAA" w:rsidRPr="11949793">
        <w:rPr>
          <w:rFonts w:ascii="AdihausDIN" w:hAnsi="AdihausDIN" w:cs="AdihausDIN"/>
          <w:color w:val="00B050"/>
          <w:lang w:eastAsia="zh-CN"/>
        </w:rPr>
        <w:t>:</w:t>
      </w:r>
      <w:proofErr w:type="gramEnd"/>
    </w:p>
    <w:p w14:paraId="6A2E6220" w14:textId="5E2033DE" w:rsidR="2F410CDD" w:rsidRDefault="2F410CDD" w:rsidP="11949793">
      <w:pPr>
        <w:rPr>
          <w:rFonts w:ascii="AdihausDIN" w:hAnsi="AdihausDIN" w:cs="AdihausDIN"/>
          <w:color w:val="00B050"/>
          <w:lang w:eastAsia="zh-CN"/>
        </w:rPr>
      </w:pPr>
      <w:r w:rsidRPr="11949793">
        <w:rPr>
          <w:rFonts w:ascii="AdihausDIN" w:hAnsi="AdihausDIN" w:cs="AdihausDIN"/>
          <w:color w:val="00B050"/>
          <w:lang w:eastAsia="zh-CN"/>
        </w:rPr>
        <w:t>The primary contract will be 1 year</w:t>
      </w:r>
      <w:r w:rsidR="0001374D">
        <w:rPr>
          <w:rFonts w:ascii="AdihausDIN" w:hAnsi="AdihausDIN" w:cs="AdihausDIN"/>
          <w:color w:val="00B050"/>
          <w:lang w:eastAsia="zh-CN"/>
        </w:rPr>
        <w:t>.</w:t>
      </w:r>
    </w:p>
    <w:p w14:paraId="24DEA442" w14:textId="2E211784" w:rsidR="11949793" w:rsidRDefault="11949793" w:rsidP="11949793">
      <w:pPr>
        <w:rPr>
          <w:rFonts w:ascii="AdihausDIN" w:hAnsi="AdihausDIN" w:cs="AdihausDIN"/>
          <w:color w:val="00B050"/>
          <w:lang w:eastAsia="zh-CN"/>
        </w:rPr>
      </w:pPr>
    </w:p>
    <w:p w14:paraId="61195E18" w14:textId="272A9758" w:rsidR="00503F87" w:rsidRDefault="00EE23B1" w:rsidP="00F43A06">
      <w:pPr>
        <w:rPr>
          <w:rFonts w:ascii="AdihausDIN" w:eastAsia="Batang" w:hAnsi="AdihausDIN" w:cs="AdihausDIN"/>
          <w:color w:val="538135" w:themeColor="accent6" w:themeShade="BF"/>
          <w:lang w:eastAsia="zh-CN"/>
        </w:rPr>
      </w:pPr>
      <w:r w:rsidRPr="00C75089">
        <w:rPr>
          <w:rFonts w:ascii="AdihausDIN" w:eastAsia="Batang" w:hAnsi="AdihausDIN" w:cs="AdihausDIN"/>
          <w:color w:val="538135" w:themeColor="accent6" w:themeShade="BF"/>
          <w:lang w:eastAsia="ko-KR"/>
        </w:rPr>
        <w:t xml:space="preserve">The solution </w:t>
      </w:r>
      <w:r w:rsidR="001F2789" w:rsidRPr="00C75089">
        <w:rPr>
          <w:rFonts w:ascii="AdihausDIN" w:eastAsia="Batang" w:hAnsi="AdihausDIN" w:cs="AdihausDIN"/>
          <w:color w:val="538135" w:themeColor="accent6" w:themeShade="BF"/>
          <w:lang w:eastAsia="ko-KR"/>
        </w:rPr>
        <w:t xml:space="preserve">will </w:t>
      </w:r>
      <w:r w:rsidRPr="00C75089">
        <w:rPr>
          <w:rFonts w:ascii="AdihausDIN" w:eastAsia="Batang" w:hAnsi="AdihausDIN" w:cs="AdihausDIN"/>
          <w:color w:val="538135" w:themeColor="accent6" w:themeShade="BF"/>
          <w:lang w:eastAsia="ko-KR"/>
        </w:rPr>
        <w:t>deliver the following:</w:t>
      </w:r>
    </w:p>
    <w:p w14:paraId="43A487A9" w14:textId="77777777" w:rsidR="00093DA1" w:rsidRPr="00C75089" w:rsidRDefault="00093DA1" w:rsidP="00F43A06">
      <w:pPr>
        <w:rPr>
          <w:rFonts w:ascii="AdihausDIN" w:eastAsia="DengXian" w:hAnsi="AdihausDIN" w:cs="AdihausDIN"/>
          <w:color w:val="538135" w:themeColor="accent6" w:themeShade="BF"/>
          <w:lang w:eastAsia="zh-CN"/>
        </w:rPr>
      </w:pPr>
    </w:p>
    <w:p w14:paraId="44EAFD9C" w14:textId="2F1EB2C0" w:rsidR="00EE2292" w:rsidRPr="00C75089" w:rsidDel="006C60EC" w:rsidRDefault="00295D40" w:rsidP="00E36AB9">
      <w:pPr>
        <w:rPr>
          <w:del w:id="13" w:author="Shao, Spencer" w:date="2026-02-02T18:33:00Z" w16du:dateUtc="2026-02-02T10:33:00Z"/>
          <w:rFonts w:ascii="AdihausDIN" w:hAnsi="AdihausDIN" w:cs="AdihausDIN"/>
          <w:lang w:eastAsia="ko-KR"/>
        </w:rPr>
      </w:pPr>
      <w:del w:id="14" w:author="Shao, Spencer" w:date="2026-02-02T18:33:00Z" w16du:dateUtc="2026-02-02T10:33:00Z">
        <w:r w:rsidRPr="00C75089" w:rsidDel="006C60EC">
          <w:rPr>
            <w:rFonts w:ascii="AdihausDIN" w:hAnsi="AdihausDIN" w:cs="AdihausDIN"/>
            <w:lang w:eastAsia="ko-KR"/>
          </w:rPr>
          <w:br/>
        </w:r>
      </w:del>
    </w:p>
    <w:bookmarkEnd w:id="5"/>
    <w:bookmarkEnd w:id="6"/>
    <w:bookmarkEnd w:id="7"/>
    <w:bookmarkEnd w:id="8"/>
    <w:bookmarkEnd w:id="9"/>
    <w:bookmarkEnd w:id="10"/>
    <w:bookmarkEnd w:id="11"/>
    <w:p w14:paraId="3DEEC669" w14:textId="130CDA3F" w:rsidR="00FC2546" w:rsidRDefault="00FC2546" w:rsidP="00F43A06">
      <w:pPr>
        <w:pStyle w:val="BodyText"/>
        <w:framePr w:hSpace="180" w:wrap="around" w:vAnchor="text" w:hAnchor="page" w:x="2854" w:y="262"/>
        <w:rPr>
          <w:rFonts w:ascii="AdihausDIN" w:hAnsi="AdihausDIN" w:cs="AdihausDIN"/>
          <w:i w:val="0"/>
          <w:lang w:eastAsia="zh-CN"/>
        </w:rPr>
      </w:pPr>
    </w:p>
    <w:p w14:paraId="624B877B" w14:textId="77777777" w:rsidR="00093DA1" w:rsidRPr="00C75089" w:rsidRDefault="00093DA1" w:rsidP="00F43A06">
      <w:pPr>
        <w:pStyle w:val="BodyText"/>
        <w:framePr w:hSpace="180" w:wrap="around" w:vAnchor="text" w:hAnchor="page" w:x="2854" w:y="262"/>
        <w:rPr>
          <w:rFonts w:ascii="AdihausDIN" w:hAnsi="AdihausDIN" w:cs="AdihausDIN"/>
          <w:i w:val="0"/>
          <w:lang w:eastAsia="zh-CN"/>
        </w:rPr>
      </w:pPr>
    </w:p>
    <w:p w14:paraId="235AAA33" w14:textId="77777777" w:rsidR="00700D42" w:rsidRPr="00C75089" w:rsidRDefault="00700D42" w:rsidP="00F43A06">
      <w:pPr>
        <w:pStyle w:val="Heading3"/>
        <w:rPr>
          <w:rFonts w:ascii="AdihausDIN" w:hAnsi="AdihausDIN" w:cs="AdihausDIN"/>
          <w:lang w:val="en-US"/>
        </w:rPr>
      </w:pPr>
      <w:bookmarkStart w:id="15" w:name="_Toc5534554"/>
      <w:bookmarkStart w:id="16" w:name="_Toc5535207"/>
      <w:bookmarkStart w:id="17" w:name="_Toc5535247"/>
      <w:bookmarkStart w:id="18" w:name="_Toc13392219"/>
      <w:bookmarkStart w:id="19" w:name="_Toc64998570"/>
      <w:r w:rsidRPr="00C75089">
        <w:rPr>
          <w:rFonts w:ascii="AdihausDIN" w:hAnsi="AdihausDIN" w:cs="AdihausDIN"/>
          <w:lang w:val="en-US"/>
        </w:rPr>
        <w:t xml:space="preserve">Guidelines: </w:t>
      </w:r>
      <w:r w:rsidR="00FE09E0" w:rsidRPr="00C75089">
        <w:rPr>
          <w:rFonts w:ascii="AdihausDIN" w:hAnsi="AdihausDIN" w:cs="AdihausDIN"/>
          <w:lang w:val="en-US"/>
        </w:rPr>
        <w:t>General Rules Regarding</w:t>
      </w:r>
      <w:r w:rsidRPr="00C75089">
        <w:rPr>
          <w:rFonts w:ascii="AdihausDIN" w:hAnsi="AdihausDIN" w:cs="AdihausDIN"/>
          <w:lang w:val="en-US"/>
        </w:rPr>
        <w:t xml:space="preserve"> </w:t>
      </w:r>
      <w:bookmarkEnd w:id="15"/>
      <w:bookmarkEnd w:id="16"/>
      <w:bookmarkEnd w:id="17"/>
      <w:bookmarkEnd w:id="18"/>
      <w:r w:rsidR="004C07EF" w:rsidRPr="00C75089">
        <w:rPr>
          <w:rFonts w:ascii="AdihausDIN" w:hAnsi="AdihausDIN" w:cs="AdihausDIN"/>
          <w:lang w:val="en-US"/>
        </w:rPr>
        <w:t>RFP</w:t>
      </w:r>
      <w:bookmarkEnd w:id="19"/>
      <w:r w:rsidRPr="00C75089">
        <w:rPr>
          <w:rFonts w:ascii="AdihausDIN" w:hAnsi="AdihausDIN" w:cs="AdihausDIN"/>
          <w:lang w:val="en-US"/>
        </w:rPr>
        <w:t xml:space="preserve"> </w:t>
      </w:r>
    </w:p>
    <w:p w14:paraId="03EFA15F" w14:textId="156061BA" w:rsidR="00700D42" w:rsidRPr="00C75089" w:rsidRDefault="00700D42" w:rsidP="00F43A06">
      <w:pPr>
        <w:rPr>
          <w:rFonts w:ascii="AdihausDIN" w:hAnsi="AdihausDIN" w:cs="AdihausDIN"/>
        </w:rPr>
      </w:pPr>
      <w:r w:rsidRPr="00C75089">
        <w:rPr>
          <w:rFonts w:ascii="AdihausDIN" w:hAnsi="AdihausDIN" w:cs="AdihausDIN"/>
        </w:rPr>
        <w:t>This is a Request for Proposal (</w:t>
      </w:r>
      <w:r w:rsidR="004C07EF" w:rsidRPr="00C75089">
        <w:rPr>
          <w:rFonts w:ascii="AdihausDIN" w:hAnsi="AdihausDIN" w:cs="AdihausDIN"/>
        </w:rPr>
        <w:t>RFP</w:t>
      </w:r>
      <w:r w:rsidRPr="00C75089">
        <w:rPr>
          <w:rFonts w:ascii="AdihausDIN" w:hAnsi="AdihausDIN" w:cs="AdihausDIN"/>
        </w:rPr>
        <w:t>), not an order.</w:t>
      </w:r>
      <w:r w:rsidR="00F71E29" w:rsidRPr="00C75089">
        <w:rPr>
          <w:rFonts w:ascii="AdihausDIN" w:hAnsi="AdihausDIN" w:cs="AdihausDIN"/>
        </w:rPr>
        <w:t xml:space="preserve"> </w:t>
      </w:r>
      <w:r w:rsidRPr="00C75089">
        <w:rPr>
          <w:rFonts w:ascii="AdihausDIN" w:hAnsi="AdihausDIN" w:cs="AdihausDIN"/>
        </w:rPr>
        <w:t xml:space="preserve">This document shall not be construed as a request or </w:t>
      </w:r>
      <w:r w:rsidR="00B2620B" w:rsidRPr="00C75089">
        <w:rPr>
          <w:rFonts w:ascii="AdihausDIN" w:hAnsi="AdihausDIN" w:cs="AdihausDIN"/>
        </w:rPr>
        <w:t xml:space="preserve">authorisation </w:t>
      </w:r>
      <w:r w:rsidRPr="00C75089">
        <w:rPr>
          <w:rFonts w:ascii="AdihausDIN" w:hAnsi="AdihausDIN" w:cs="AdihausDIN"/>
        </w:rPr>
        <w:t xml:space="preserve">to perform work at </w:t>
      </w:r>
      <w:r w:rsidR="001C0F0B" w:rsidRPr="00C75089">
        <w:rPr>
          <w:rFonts w:ascii="AdihausDIN" w:hAnsi="AdihausDIN" w:cs="AdihausDIN"/>
        </w:rPr>
        <w:t xml:space="preserve">adidas </w:t>
      </w:r>
      <w:r w:rsidRPr="00C75089">
        <w:rPr>
          <w:rFonts w:ascii="AdihausDIN" w:hAnsi="AdihausDIN" w:cs="AdihausDIN"/>
        </w:rPr>
        <w:t>expense.</w:t>
      </w:r>
      <w:r w:rsidR="00F71E29" w:rsidRPr="00C75089">
        <w:rPr>
          <w:rFonts w:ascii="AdihausDIN" w:hAnsi="AdihausDIN" w:cs="AdihausDIN"/>
        </w:rPr>
        <w:t xml:space="preserve"> </w:t>
      </w:r>
      <w:r w:rsidRPr="00C75089">
        <w:rPr>
          <w:rFonts w:ascii="AdihausDIN" w:hAnsi="AdihausDIN" w:cs="AdihausDIN"/>
        </w:rPr>
        <w:t xml:space="preserve">Any work performed by a bidder in connection with evaluating and responding to the </w:t>
      </w:r>
      <w:r w:rsidR="004C07EF" w:rsidRPr="00C75089">
        <w:rPr>
          <w:rFonts w:ascii="AdihausDIN" w:hAnsi="AdihausDIN" w:cs="AdihausDIN"/>
        </w:rPr>
        <w:t>RFP</w:t>
      </w:r>
      <w:r w:rsidRPr="00C75089">
        <w:rPr>
          <w:rFonts w:ascii="AdihausDIN" w:hAnsi="AdihausDIN" w:cs="AdihausDIN"/>
        </w:rPr>
        <w:t xml:space="preserve"> and negotiating a definitive agreement will be at the </w:t>
      </w:r>
      <w:r w:rsidR="00B2620B" w:rsidRPr="00C75089">
        <w:rPr>
          <w:rFonts w:ascii="AdihausDIN" w:hAnsi="AdihausDIN" w:cs="AdihausDIN"/>
        </w:rPr>
        <w:t>bidder</w:t>
      </w:r>
      <w:r w:rsidR="009E4212" w:rsidRPr="00C75089">
        <w:rPr>
          <w:rFonts w:ascii="AdihausDIN" w:hAnsi="AdihausDIN" w:cs="AdihausDIN"/>
        </w:rPr>
        <w:t>'</w:t>
      </w:r>
      <w:r w:rsidR="00B2620B" w:rsidRPr="00C75089">
        <w:rPr>
          <w:rFonts w:ascii="AdihausDIN" w:hAnsi="AdihausDIN" w:cs="AdihausDIN"/>
        </w:rPr>
        <w:t xml:space="preserve">s </w:t>
      </w:r>
      <w:r w:rsidRPr="00C75089">
        <w:rPr>
          <w:rFonts w:ascii="AdihausDIN" w:hAnsi="AdihausDIN" w:cs="AdihausDIN"/>
        </w:rPr>
        <w:t>own discretion and expense.</w:t>
      </w:r>
      <w:r w:rsidR="00F71E29" w:rsidRPr="00C75089">
        <w:rPr>
          <w:rFonts w:ascii="AdihausDIN" w:hAnsi="AdihausDIN" w:cs="AdihausDIN"/>
        </w:rPr>
        <w:t xml:space="preserve"> </w:t>
      </w:r>
      <w:r w:rsidRPr="00C75089">
        <w:rPr>
          <w:rFonts w:ascii="AdihausDIN" w:hAnsi="AdihausDIN" w:cs="AdihausDIN"/>
        </w:rPr>
        <w:t xml:space="preserve">This </w:t>
      </w:r>
      <w:r w:rsidR="004C07EF" w:rsidRPr="00C75089">
        <w:rPr>
          <w:rFonts w:ascii="AdihausDIN" w:hAnsi="AdihausDIN" w:cs="AdihausDIN"/>
        </w:rPr>
        <w:t>RFP</w:t>
      </w:r>
      <w:r w:rsidRPr="00C75089">
        <w:rPr>
          <w:rFonts w:ascii="AdihausDIN" w:hAnsi="AdihausDIN" w:cs="AdihausDIN"/>
        </w:rPr>
        <w:t xml:space="preserve"> does not represent a commitment to purchase or lease. </w:t>
      </w:r>
      <w:r w:rsidR="001C0F0B" w:rsidRPr="00C75089">
        <w:rPr>
          <w:rFonts w:ascii="AdihausDIN" w:hAnsi="AdihausDIN" w:cs="AdihausDIN"/>
        </w:rPr>
        <w:t xml:space="preserve">adidas </w:t>
      </w:r>
      <w:r w:rsidRPr="00C75089">
        <w:rPr>
          <w:rFonts w:ascii="AdihausDIN" w:hAnsi="AdihausDIN" w:cs="AdihausDIN"/>
        </w:rPr>
        <w:t xml:space="preserve">reserves the right to reject </w:t>
      </w:r>
      <w:proofErr w:type="gramStart"/>
      <w:r w:rsidRPr="00C75089">
        <w:rPr>
          <w:rFonts w:ascii="AdihausDIN" w:hAnsi="AdihausDIN" w:cs="AdihausDIN"/>
        </w:rPr>
        <w:t>any and all</w:t>
      </w:r>
      <w:proofErr w:type="gramEnd"/>
      <w:r w:rsidRPr="00C75089">
        <w:rPr>
          <w:rFonts w:ascii="AdihausDIN" w:hAnsi="AdihausDIN" w:cs="AdihausDIN"/>
        </w:rPr>
        <w:t xml:space="preserve"> proposals at its sole and absolute discretion. Submission of a bid constitutes acknowledg</w:t>
      </w:r>
      <w:r w:rsidR="00B2620B" w:rsidRPr="00C75089">
        <w:rPr>
          <w:rFonts w:ascii="AdihausDIN" w:hAnsi="AdihausDIN" w:cs="AdihausDIN"/>
        </w:rPr>
        <w:t>e</w:t>
      </w:r>
      <w:r w:rsidRPr="00C75089">
        <w:rPr>
          <w:rFonts w:ascii="AdihausDIN" w:hAnsi="AdihausDIN" w:cs="AdihausDIN"/>
        </w:rPr>
        <w:t>ment that the bidder has read and agrees to be bound by such terms.</w:t>
      </w:r>
    </w:p>
    <w:p w14:paraId="3656B9AB" w14:textId="77777777" w:rsidR="00DB6907" w:rsidRPr="00C75089" w:rsidRDefault="00DB6907" w:rsidP="00F43A06">
      <w:pPr>
        <w:rPr>
          <w:rFonts w:ascii="AdihausDIN" w:hAnsi="AdihausDIN" w:cs="AdihausDIN"/>
        </w:rPr>
      </w:pPr>
    </w:p>
    <w:p w14:paraId="47869669" w14:textId="504C0499" w:rsidR="00700D42" w:rsidRPr="00C75089" w:rsidRDefault="00700D42" w:rsidP="00F43A06">
      <w:pPr>
        <w:rPr>
          <w:rFonts w:ascii="AdihausDIN" w:hAnsi="AdihausDIN" w:cs="AdihausDIN"/>
        </w:rPr>
      </w:pPr>
      <w:r w:rsidRPr="00C75089">
        <w:rPr>
          <w:rFonts w:ascii="AdihausDIN" w:hAnsi="AdihausDIN" w:cs="AdihausDIN"/>
        </w:rPr>
        <w:t>Th</w:t>
      </w:r>
      <w:r w:rsidR="0096458F" w:rsidRPr="00C75089">
        <w:rPr>
          <w:rFonts w:ascii="AdihausDIN" w:hAnsi="AdihausDIN" w:cs="AdihausDIN"/>
        </w:rPr>
        <w:t>is document's information</w:t>
      </w:r>
      <w:r w:rsidRPr="00C75089">
        <w:rPr>
          <w:rFonts w:ascii="AdihausDIN" w:hAnsi="AdihausDIN" w:cs="AdihausDIN"/>
        </w:rPr>
        <w:t xml:space="preserve"> will enable the recipient to formulate a proposal to meet the workload requirements described in this </w:t>
      </w:r>
      <w:r w:rsidR="004C07EF" w:rsidRPr="00C75089">
        <w:rPr>
          <w:rFonts w:ascii="AdihausDIN" w:hAnsi="AdihausDIN" w:cs="AdihausDIN"/>
        </w:rPr>
        <w:t>RFP</w:t>
      </w:r>
      <w:r w:rsidRPr="00C75089">
        <w:rPr>
          <w:rFonts w:ascii="AdihausDIN" w:hAnsi="AdihausDIN" w:cs="AdihausDIN"/>
        </w:rPr>
        <w:t>.</w:t>
      </w:r>
      <w:r w:rsidR="00F71E29" w:rsidRPr="00C75089">
        <w:rPr>
          <w:rFonts w:ascii="AdihausDIN" w:hAnsi="AdihausDIN" w:cs="AdihausDIN"/>
        </w:rPr>
        <w:t xml:space="preserve"> </w:t>
      </w:r>
      <w:r w:rsidRPr="00C75089">
        <w:rPr>
          <w:rFonts w:ascii="AdihausDIN" w:hAnsi="AdihausDIN" w:cs="AdihausDIN"/>
        </w:rPr>
        <w:t xml:space="preserve">The information in this </w:t>
      </w:r>
      <w:r w:rsidR="004C07EF" w:rsidRPr="00C75089">
        <w:rPr>
          <w:rFonts w:ascii="AdihausDIN" w:hAnsi="AdihausDIN" w:cs="AdihausDIN"/>
        </w:rPr>
        <w:t>RFP</w:t>
      </w:r>
      <w:r w:rsidRPr="00C75089">
        <w:rPr>
          <w:rFonts w:ascii="AdihausDIN" w:hAnsi="AdihausDIN" w:cs="AdihausDIN"/>
        </w:rPr>
        <w:t xml:space="preserve"> is accurate to the best of the </w:t>
      </w:r>
      <w:r w:rsidR="00B2620B" w:rsidRPr="00C75089">
        <w:rPr>
          <w:rFonts w:ascii="AdihausDIN" w:hAnsi="AdihausDIN" w:cs="AdihausDIN"/>
        </w:rPr>
        <w:t>author</w:t>
      </w:r>
      <w:r w:rsidR="009E4212" w:rsidRPr="00C75089">
        <w:rPr>
          <w:rFonts w:ascii="AdihausDIN" w:hAnsi="AdihausDIN" w:cs="AdihausDIN"/>
        </w:rPr>
        <w:t>'</w:t>
      </w:r>
      <w:r w:rsidR="00B2620B" w:rsidRPr="00C75089">
        <w:rPr>
          <w:rFonts w:ascii="AdihausDIN" w:hAnsi="AdihausDIN" w:cs="AdihausDIN"/>
        </w:rPr>
        <w:t xml:space="preserve">s </w:t>
      </w:r>
      <w:r w:rsidRPr="00C75089">
        <w:rPr>
          <w:rFonts w:ascii="AdihausDIN" w:hAnsi="AdihausDIN" w:cs="AdihausDIN"/>
        </w:rPr>
        <w:t>knowledge but is not guaranteed to be correct.</w:t>
      </w:r>
    </w:p>
    <w:p w14:paraId="18FEDDA2" w14:textId="77777777" w:rsidR="00700D42" w:rsidRPr="00C75089" w:rsidRDefault="00700D42" w:rsidP="00F43A06">
      <w:pPr>
        <w:pStyle w:val="Heading3"/>
        <w:rPr>
          <w:rFonts w:ascii="AdihausDIN" w:hAnsi="AdihausDIN" w:cs="AdihausDIN"/>
        </w:rPr>
      </w:pPr>
      <w:bookmarkStart w:id="20" w:name="_Toc5534555"/>
      <w:bookmarkStart w:id="21" w:name="_Toc5535208"/>
      <w:bookmarkStart w:id="22" w:name="_Toc5535248"/>
      <w:bookmarkStart w:id="23" w:name="_Toc13392220"/>
      <w:bookmarkStart w:id="24" w:name="_Toc64998571"/>
      <w:r w:rsidRPr="00C75089">
        <w:rPr>
          <w:rFonts w:ascii="AdihausDIN" w:hAnsi="AdihausDIN" w:cs="AdihausDIN"/>
        </w:rPr>
        <w:t>Guidelines</w:t>
      </w:r>
      <w:r w:rsidR="00FE09E0" w:rsidRPr="00C75089">
        <w:rPr>
          <w:rFonts w:ascii="AdihausDIN" w:hAnsi="AdihausDIN" w:cs="AdihausDIN"/>
        </w:rPr>
        <w:t>: The Selection Process</w:t>
      </w:r>
      <w:bookmarkEnd w:id="20"/>
      <w:bookmarkEnd w:id="21"/>
      <w:bookmarkEnd w:id="22"/>
      <w:bookmarkEnd w:id="23"/>
      <w:bookmarkEnd w:id="24"/>
    </w:p>
    <w:p w14:paraId="3D8D7BD9" w14:textId="3BC780F0" w:rsidR="00C41CD1" w:rsidRPr="00C75089" w:rsidRDefault="00C41CD1" w:rsidP="00F43A06">
      <w:pPr>
        <w:rPr>
          <w:rFonts w:ascii="AdihausDIN" w:hAnsi="AdihausDIN" w:cs="AdihausDIN"/>
          <w:lang w:val="en-US"/>
        </w:rPr>
      </w:pPr>
      <w:r w:rsidRPr="00C75089">
        <w:rPr>
          <w:rFonts w:ascii="AdihausDIN" w:hAnsi="AdihausDIN" w:cs="AdihausDIN"/>
          <w:lang w:val="en-US"/>
        </w:rPr>
        <w:t xml:space="preserve">Following </w:t>
      </w:r>
      <w:r w:rsidR="0067628C" w:rsidRPr="00C75089">
        <w:rPr>
          <w:rFonts w:ascii="AdihausDIN" w:hAnsi="AdihausDIN" w:cs="AdihausDIN"/>
          <w:lang w:val="en-US"/>
        </w:rPr>
        <w:t>the proposal's submission</w:t>
      </w:r>
      <w:r w:rsidRPr="00C75089">
        <w:rPr>
          <w:rFonts w:ascii="AdihausDIN" w:hAnsi="AdihausDIN" w:cs="AdihausDIN"/>
          <w:lang w:val="en-US"/>
        </w:rPr>
        <w:t xml:space="preserve">, the number of vendors being considered may be reduced to a </w:t>
      </w:r>
      <w:r w:rsidR="009E4212" w:rsidRPr="00C75089">
        <w:rPr>
          <w:rFonts w:ascii="AdihausDIN" w:hAnsi="AdihausDIN" w:cs="AdihausDIN"/>
          <w:lang w:val="en-US"/>
        </w:rPr>
        <w:t>"</w:t>
      </w:r>
      <w:r w:rsidRPr="00C75089">
        <w:rPr>
          <w:rFonts w:ascii="AdihausDIN" w:hAnsi="AdihausDIN" w:cs="AdihausDIN"/>
          <w:lang w:val="en-US"/>
        </w:rPr>
        <w:t>Short List</w:t>
      </w:r>
      <w:r w:rsidR="009E4212" w:rsidRPr="00C75089">
        <w:rPr>
          <w:rFonts w:ascii="AdihausDIN" w:hAnsi="AdihausDIN" w:cs="AdihausDIN"/>
          <w:lang w:val="en-US"/>
        </w:rPr>
        <w:t>"</w:t>
      </w:r>
      <w:r w:rsidR="00B2620B" w:rsidRPr="00C75089">
        <w:rPr>
          <w:rFonts w:ascii="AdihausDIN" w:hAnsi="AdihausDIN" w:cs="AdihausDIN"/>
          <w:lang w:val="en-US"/>
        </w:rPr>
        <w:t xml:space="preserve">. </w:t>
      </w:r>
      <w:r w:rsidRPr="00C75089">
        <w:rPr>
          <w:rFonts w:ascii="AdihausDIN" w:hAnsi="AdihausDIN" w:cs="AdihausDIN"/>
          <w:lang w:val="en-US"/>
        </w:rPr>
        <w:t xml:space="preserve">Vendors may be asked to participate in a meeting with adidas during which the </w:t>
      </w:r>
      <w:r w:rsidR="009E4212" w:rsidRPr="00C75089">
        <w:rPr>
          <w:rFonts w:ascii="AdihausDIN" w:hAnsi="AdihausDIN" w:cs="AdihausDIN"/>
          <w:lang w:val="en-US"/>
        </w:rPr>
        <w:t>V</w:t>
      </w:r>
      <w:r w:rsidR="00B2620B" w:rsidRPr="00C75089">
        <w:rPr>
          <w:rFonts w:ascii="AdihausDIN" w:hAnsi="AdihausDIN" w:cs="AdihausDIN"/>
          <w:lang w:val="en-US"/>
        </w:rPr>
        <w:t xml:space="preserve">endor </w:t>
      </w:r>
      <w:r w:rsidRPr="00C75089">
        <w:rPr>
          <w:rFonts w:ascii="AdihausDIN" w:hAnsi="AdihausDIN" w:cs="AdihausDIN"/>
          <w:lang w:val="en-US"/>
        </w:rPr>
        <w:t xml:space="preserve">will be asked to present the proposed solution to </w:t>
      </w:r>
      <w:r w:rsidR="00B2620B" w:rsidRPr="00C75089">
        <w:rPr>
          <w:rFonts w:ascii="AdihausDIN" w:hAnsi="AdihausDIN" w:cs="AdihausDIN"/>
          <w:lang w:val="en-US"/>
        </w:rPr>
        <w:t xml:space="preserve">the </w:t>
      </w:r>
      <w:r w:rsidRPr="00C75089">
        <w:rPr>
          <w:rFonts w:ascii="AdihausDIN" w:hAnsi="AdihausDIN" w:cs="AdihausDIN"/>
          <w:lang w:val="en-US"/>
        </w:rPr>
        <w:t>adidas project team.</w:t>
      </w:r>
      <w:r w:rsidR="002E126A" w:rsidRPr="00C75089">
        <w:rPr>
          <w:rFonts w:ascii="AdihausDIN" w:hAnsi="AdihausDIN" w:cs="AdihausDIN"/>
          <w:lang w:val="en-US"/>
        </w:rPr>
        <w:t xml:space="preserve"> </w:t>
      </w:r>
      <w:r w:rsidRPr="00C75089">
        <w:rPr>
          <w:rFonts w:ascii="AdihausDIN" w:hAnsi="AdihausDIN" w:cs="AdihausDIN"/>
          <w:lang w:val="en-US"/>
        </w:rPr>
        <w:t xml:space="preserve">Final vendor selection will be based on </w:t>
      </w:r>
      <w:r w:rsidR="00B2620B" w:rsidRPr="00C75089">
        <w:rPr>
          <w:rFonts w:ascii="AdihausDIN" w:hAnsi="AdihausDIN" w:cs="AdihausDIN"/>
          <w:lang w:val="en-US"/>
        </w:rPr>
        <w:t xml:space="preserve">the </w:t>
      </w:r>
      <w:r w:rsidR="009E4212" w:rsidRPr="00C75089">
        <w:rPr>
          <w:rFonts w:ascii="AdihausDIN" w:hAnsi="AdihausDIN" w:cs="AdihausDIN"/>
          <w:lang w:val="en-US"/>
        </w:rPr>
        <w:t>V</w:t>
      </w:r>
      <w:r w:rsidR="00B2620B" w:rsidRPr="00C75089">
        <w:rPr>
          <w:rFonts w:ascii="AdihausDIN" w:hAnsi="AdihausDIN" w:cs="AdihausDIN"/>
          <w:lang w:val="en-US"/>
        </w:rPr>
        <w:t>endor</w:t>
      </w:r>
      <w:r w:rsidR="009E4212" w:rsidRPr="00C75089">
        <w:rPr>
          <w:rFonts w:ascii="AdihausDIN" w:hAnsi="AdihausDIN" w:cs="AdihausDIN"/>
          <w:lang w:val="en-US"/>
        </w:rPr>
        <w:t>'</w:t>
      </w:r>
      <w:r w:rsidR="00B2620B" w:rsidRPr="00C75089">
        <w:rPr>
          <w:rFonts w:ascii="AdihausDIN" w:hAnsi="AdihausDIN" w:cs="AdihausDIN"/>
          <w:lang w:val="en-US"/>
        </w:rPr>
        <w:t xml:space="preserve">s </w:t>
      </w:r>
      <w:r w:rsidRPr="00C75089">
        <w:rPr>
          <w:rFonts w:ascii="AdihausDIN" w:hAnsi="AdihausDIN" w:cs="AdihausDIN"/>
          <w:lang w:val="en-US"/>
        </w:rPr>
        <w:t>responsiveness to adidas project objectives.</w:t>
      </w:r>
    </w:p>
    <w:p w14:paraId="45FB0818" w14:textId="77777777" w:rsidR="00C41CD1" w:rsidRPr="00C75089" w:rsidRDefault="00C41CD1" w:rsidP="00F43A06">
      <w:pPr>
        <w:rPr>
          <w:rFonts w:ascii="AdihausDIN" w:hAnsi="AdihausDIN" w:cs="AdihausDIN"/>
          <w:lang w:val="en-US"/>
        </w:rPr>
      </w:pPr>
    </w:p>
    <w:p w14:paraId="0D1F74A1" w14:textId="77777777" w:rsidR="00700D42" w:rsidRPr="00C75089" w:rsidRDefault="00700D42" w:rsidP="00F43A06">
      <w:pPr>
        <w:rPr>
          <w:rFonts w:ascii="AdihausDIN" w:hAnsi="AdihausDIN" w:cs="AdihausDIN"/>
          <w:lang w:val="en-US"/>
        </w:rPr>
      </w:pPr>
      <w:r w:rsidRPr="00C75089">
        <w:rPr>
          <w:rFonts w:ascii="AdihausDIN" w:hAnsi="AdihausDIN" w:cs="AdihausDIN"/>
          <w:lang w:val="en-US"/>
        </w:rPr>
        <w:t xml:space="preserve">adidas reserves the right to select only the bidder(s) which is/are considered to provide the desired qualification and to finish negotiations at any time without entailing any liabilities for </w:t>
      </w:r>
      <w:r w:rsidR="001C0F0B" w:rsidRPr="00C75089">
        <w:rPr>
          <w:rFonts w:ascii="AdihausDIN" w:hAnsi="AdihausDIN" w:cs="AdihausDIN"/>
          <w:lang w:val="en-US"/>
        </w:rPr>
        <w:t>adidas</w:t>
      </w:r>
      <w:r w:rsidRPr="00C75089">
        <w:rPr>
          <w:rFonts w:ascii="AdihausDIN" w:hAnsi="AdihausDIN" w:cs="AdihausDIN"/>
          <w:lang w:val="en-US"/>
        </w:rPr>
        <w:t>.</w:t>
      </w:r>
    </w:p>
    <w:p w14:paraId="049F31CB" w14:textId="77777777" w:rsidR="00DB6907" w:rsidRPr="00C75089" w:rsidRDefault="00DB6907" w:rsidP="00F43A06">
      <w:pPr>
        <w:rPr>
          <w:rFonts w:ascii="AdihausDIN" w:hAnsi="AdihausDIN" w:cs="AdihausDIN"/>
          <w:lang w:val="en-US"/>
        </w:rPr>
      </w:pPr>
    </w:p>
    <w:p w14:paraId="6EACE734" w14:textId="77777777" w:rsidR="00700D42" w:rsidRPr="00C75089" w:rsidRDefault="001C0F0B" w:rsidP="00F43A06">
      <w:pPr>
        <w:rPr>
          <w:rFonts w:ascii="AdihausDIN" w:hAnsi="AdihausDIN" w:cs="AdihausDIN"/>
          <w:lang w:val="en-US"/>
        </w:rPr>
      </w:pPr>
      <w:r w:rsidRPr="00C75089">
        <w:rPr>
          <w:rFonts w:ascii="AdihausDIN" w:hAnsi="AdihausDIN" w:cs="AdihausDIN"/>
          <w:lang w:val="en-US"/>
        </w:rPr>
        <w:t xml:space="preserve">adidas </w:t>
      </w:r>
      <w:r w:rsidR="00700D42" w:rsidRPr="00C75089">
        <w:rPr>
          <w:rFonts w:ascii="AdihausDIN" w:hAnsi="AdihausDIN" w:cs="AdihausDIN"/>
          <w:lang w:val="en-US"/>
        </w:rPr>
        <w:t xml:space="preserve">reserves the right to refuse any replies regarding this </w:t>
      </w:r>
      <w:r w:rsidR="004C07EF" w:rsidRPr="00C75089">
        <w:rPr>
          <w:rFonts w:ascii="AdihausDIN" w:hAnsi="AdihausDIN" w:cs="AdihausDIN"/>
          <w:lang w:val="en-US"/>
        </w:rPr>
        <w:t>RFP</w:t>
      </w:r>
      <w:r w:rsidR="00700D42" w:rsidRPr="00C75089">
        <w:rPr>
          <w:rFonts w:ascii="AdihausDIN" w:hAnsi="AdihausDIN" w:cs="AdihausDIN"/>
          <w:lang w:val="en-US"/>
        </w:rPr>
        <w:t xml:space="preserve"> without explanation. </w:t>
      </w:r>
      <w:r w:rsidRPr="00C75089">
        <w:rPr>
          <w:rFonts w:ascii="AdihausDIN" w:hAnsi="AdihausDIN" w:cs="AdihausDIN"/>
          <w:lang w:val="en-US"/>
        </w:rPr>
        <w:t xml:space="preserve">adidas </w:t>
      </w:r>
      <w:r w:rsidR="00700D42" w:rsidRPr="00C75089">
        <w:rPr>
          <w:rFonts w:ascii="AdihausDIN" w:hAnsi="AdihausDIN" w:cs="AdihausDIN"/>
          <w:lang w:val="en-US"/>
        </w:rPr>
        <w:t xml:space="preserve">reserves the right to withdraw or modify this </w:t>
      </w:r>
      <w:r w:rsidR="004C07EF" w:rsidRPr="00C75089">
        <w:rPr>
          <w:rFonts w:ascii="AdihausDIN" w:hAnsi="AdihausDIN" w:cs="AdihausDIN"/>
          <w:lang w:val="en-US"/>
        </w:rPr>
        <w:t>RFP</w:t>
      </w:r>
      <w:r w:rsidR="00700D42" w:rsidRPr="00C75089">
        <w:rPr>
          <w:rFonts w:ascii="AdihausDIN" w:hAnsi="AdihausDIN" w:cs="AdihausDIN"/>
          <w:lang w:val="en-US"/>
        </w:rPr>
        <w:t>.</w:t>
      </w:r>
    </w:p>
    <w:p w14:paraId="7608EC16" w14:textId="77777777" w:rsidR="00700D42" w:rsidRPr="00C75089" w:rsidRDefault="00700D42" w:rsidP="00F43A06">
      <w:pPr>
        <w:pStyle w:val="Heading3"/>
        <w:rPr>
          <w:rFonts w:ascii="AdihausDIN" w:hAnsi="AdihausDIN" w:cs="AdihausDIN"/>
          <w:lang w:val="en-US"/>
        </w:rPr>
      </w:pPr>
      <w:bookmarkStart w:id="25" w:name="_Toc5534556"/>
      <w:bookmarkStart w:id="26" w:name="_Toc5535209"/>
      <w:bookmarkStart w:id="27" w:name="_Toc5535249"/>
      <w:bookmarkStart w:id="28" w:name="_Toc13392221"/>
      <w:bookmarkStart w:id="29" w:name="_Toc64998572"/>
      <w:r w:rsidRPr="00C75089">
        <w:rPr>
          <w:rFonts w:ascii="AdihausDIN" w:hAnsi="AdihausDIN" w:cs="AdihausDIN"/>
          <w:lang w:val="en-US"/>
        </w:rPr>
        <w:t>Cont</w:t>
      </w:r>
      <w:r w:rsidR="000B1167" w:rsidRPr="00C75089">
        <w:rPr>
          <w:rFonts w:ascii="AdihausDIN" w:hAnsi="AdihausDIN" w:cs="AdihausDIN"/>
          <w:lang w:val="en-US"/>
        </w:rPr>
        <w:t>r</w:t>
      </w:r>
      <w:r w:rsidR="00FE09E0" w:rsidRPr="00C75089">
        <w:rPr>
          <w:rFonts w:ascii="AdihausDIN" w:hAnsi="AdihausDIN" w:cs="AdihausDIN"/>
          <w:lang w:val="en-US"/>
        </w:rPr>
        <w:t>act P</w:t>
      </w:r>
      <w:r w:rsidRPr="00C75089">
        <w:rPr>
          <w:rFonts w:ascii="AdihausDIN" w:hAnsi="AdihausDIN" w:cs="AdihausDIN"/>
          <w:lang w:val="en-US"/>
        </w:rPr>
        <w:t>eriod</w:t>
      </w:r>
      <w:bookmarkEnd w:id="25"/>
      <w:bookmarkEnd w:id="26"/>
      <w:bookmarkEnd w:id="27"/>
      <w:bookmarkEnd w:id="28"/>
      <w:r w:rsidR="008D1451" w:rsidRPr="00C75089">
        <w:rPr>
          <w:rFonts w:ascii="AdihausDIN" w:hAnsi="AdihausDIN" w:cs="AdihausDIN"/>
          <w:lang w:val="en-US"/>
        </w:rPr>
        <w:t xml:space="preserve"> and Payment Term</w:t>
      </w:r>
      <w:bookmarkEnd w:id="29"/>
    </w:p>
    <w:p w14:paraId="3B21C270" w14:textId="60483364" w:rsidR="00DB6907" w:rsidRPr="00C75089" w:rsidRDefault="00700D42" w:rsidP="00F43A06">
      <w:pPr>
        <w:rPr>
          <w:rFonts w:ascii="AdihausDIN" w:hAnsi="AdihausDIN" w:cs="AdihausDIN"/>
          <w:sz w:val="22"/>
          <w:lang w:val="en-US" w:eastAsia="zh-CN"/>
        </w:rPr>
      </w:pPr>
      <w:r w:rsidRPr="00C75089">
        <w:rPr>
          <w:rFonts w:ascii="AdihausDIN" w:hAnsi="AdihausDIN" w:cs="AdihausDIN"/>
          <w:lang w:val="en-US"/>
        </w:rPr>
        <w:t xml:space="preserve">The successful </w:t>
      </w:r>
      <w:r w:rsidR="004C07EF" w:rsidRPr="00C75089">
        <w:rPr>
          <w:rFonts w:ascii="AdihausDIN" w:hAnsi="AdihausDIN" w:cs="AdihausDIN"/>
          <w:lang w:val="en-US"/>
        </w:rPr>
        <w:t>RFP</w:t>
      </w:r>
      <w:r w:rsidRPr="00C75089">
        <w:rPr>
          <w:rFonts w:ascii="AdihausDIN" w:hAnsi="AdihausDIN" w:cs="AdihausDIN"/>
          <w:lang w:val="en-US"/>
        </w:rPr>
        <w:t xml:space="preserve">-participant might receive an offer for a contract conclusion from </w:t>
      </w:r>
      <w:r w:rsidR="001C0F0B" w:rsidRPr="00C75089">
        <w:rPr>
          <w:rFonts w:ascii="AdihausDIN" w:hAnsi="AdihausDIN" w:cs="AdihausDIN"/>
          <w:lang w:val="en-US"/>
        </w:rPr>
        <w:t>adidas</w:t>
      </w:r>
      <w:r w:rsidRPr="00C75089">
        <w:rPr>
          <w:rFonts w:ascii="AdihausDIN" w:hAnsi="AdihausDIN" w:cs="AdihausDIN"/>
          <w:lang w:val="en-US"/>
        </w:rPr>
        <w:t xml:space="preserve">. The terms of such a contract must fulfil the requirements contained in this </w:t>
      </w:r>
      <w:r w:rsidR="004C07EF" w:rsidRPr="00C75089">
        <w:rPr>
          <w:rFonts w:ascii="AdihausDIN" w:hAnsi="AdihausDIN" w:cs="AdihausDIN"/>
          <w:lang w:val="en-US"/>
        </w:rPr>
        <w:t>RFP</w:t>
      </w:r>
      <w:r w:rsidRPr="00C75089">
        <w:rPr>
          <w:rFonts w:ascii="AdihausDIN" w:hAnsi="AdihausDIN" w:cs="AdihausDIN"/>
          <w:lang w:val="en-US"/>
        </w:rPr>
        <w:t>.</w:t>
      </w:r>
    </w:p>
    <w:p w14:paraId="4CABB8AB" w14:textId="4CE86C4D" w:rsidR="00700D42" w:rsidRPr="00C75089" w:rsidRDefault="00700D42" w:rsidP="00F43A06">
      <w:pPr>
        <w:rPr>
          <w:rFonts w:ascii="AdihausDIN" w:hAnsi="AdihausDIN" w:cs="AdihausDIN"/>
          <w:lang w:val="en-US"/>
        </w:rPr>
      </w:pPr>
      <w:r w:rsidRPr="00C75089">
        <w:rPr>
          <w:rFonts w:ascii="AdihausDIN" w:hAnsi="AdihausDIN" w:cs="AdihausDIN"/>
          <w:lang w:val="en-US"/>
        </w:rPr>
        <w:t xml:space="preserve">Some companies responding to the </w:t>
      </w:r>
      <w:r w:rsidR="004C07EF" w:rsidRPr="00C75089">
        <w:rPr>
          <w:rFonts w:ascii="AdihausDIN" w:hAnsi="AdihausDIN" w:cs="AdihausDIN"/>
          <w:lang w:val="en-US"/>
        </w:rPr>
        <w:t>RFP</w:t>
      </w:r>
      <w:r w:rsidRPr="00C75089">
        <w:rPr>
          <w:rFonts w:ascii="AdihausDIN" w:hAnsi="AdihausDIN" w:cs="AdihausDIN"/>
          <w:lang w:val="en-US"/>
        </w:rPr>
        <w:t xml:space="preserve"> may already have signed contracts with </w:t>
      </w:r>
      <w:r w:rsidR="001C0F0B" w:rsidRPr="00C75089">
        <w:rPr>
          <w:rFonts w:ascii="AdihausDIN" w:hAnsi="AdihausDIN" w:cs="AdihausDIN"/>
          <w:lang w:val="en-US"/>
        </w:rPr>
        <w:t>adidas</w:t>
      </w:r>
      <w:r w:rsidRPr="00C75089">
        <w:rPr>
          <w:rFonts w:ascii="AdihausDIN" w:hAnsi="AdihausDIN" w:cs="AdihausDIN"/>
          <w:lang w:val="en-US"/>
        </w:rPr>
        <w:t xml:space="preserve">. Previously concluded contracts of the successful bidder(s) </w:t>
      </w:r>
      <w:r w:rsidR="00B2620B" w:rsidRPr="00C75089">
        <w:rPr>
          <w:rFonts w:ascii="AdihausDIN" w:hAnsi="AdihausDIN" w:cs="AdihausDIN"/>
          <w:lang w:val="en-US"/>
        </w:rPr>
        <w:t xml:space="preserve">would </w:t>
      </w:r>
      <w:r w:rsidRPr="00C75089">
        <w:rPr>
          <w:rFonts w:ascii="AdihausDIN" w:hAnsi="AdihausDIN" w:cs="AdihausDIN"/>
          <w:lang w:val="en-US"/>
        </w:rPr>
        <w:t>be substituted, modified or kept.</w:t>
      </w:r>
    </w:p>
    <w:p w14:paraId="1BBC04A7" w14:textId="55D0D6FD" w:rsidR="008D1451" w:rsidRPr="00C75089" w:rsidRDefault="00420AEF" w:rsidP="00F43A06">
      <w:pPr>
        <w:rPr>
          <w:rFonts w:ascii="AdihausDIN" w:hAnsi="AdihausDIN" w:cs="AdihausDIN"/>
          <w:lang w:val="en-US"/>
        </w:rPr>
      </w:pPr>
      <w:r w:rsidRPr="00C75089">
        <w:rPr>
          <w:rFonts w:ascii="AdihausDIN" w:hAnsi="AdihausDIN" w:cs="AdihausDIN" w:hint="eastAsia"/>
          <w:lang w:val="en-US" w:eastAsia="zh-CN"/>
        </w:rPr>
        <w:t>a</w:t>
      </w:r>
      <w:r w:rsidR="008D1451" w:rsidRPr="00C75089">
        <w:rPr>
          <w:rFonts w:ascii="AdihausDIN" w:hAnsi="AdihausDIN" w:cs="AdihausDIN"/>
          <w:lang w:val="en-US"/>
        </w:rPr>
        <w:t xml:space="preserve">didas will pay upon receipt of invoices issued by </w:t>
      </w:r>
      <w:r w:rsidR="0096458F" w:rsidRPr="00C75089">
        <w:rPr>
          <w:rFonts w:ascii="AdihausDIN" w:hAnsi="AdihausDIN" w:cs="AdihausDIN"/>
          <w:lang w:val="en-US"/>
        </w:rPr>
        <w:t xml:space="preserve">the </w:t>
      </w:r>
      <w:r w:rsidR="008D1451" w:rsidRPr="00C75089">
        <w:rPr>
          <w:rFonts w:ascii="AdihausDIN" w:hAnsi="AdihausDIN" w:cs="AdihausDIN"/>
          <w:lang w:val="en-US"/>
        </w:rPr>
        <w:t>bidder within 60 days.</w:t>
      </w:r>
    </w:p>
    <w:p w14:paraId="23D12423" w14:textId="77777777" w:rsidR="00700D42" w:rsidRPr="00C75089" w:rsidRDefault="00700D42" w:rsidP="00F43A06">
      <w:pPr>
        <w:pStyle w:val="Heading3"/>
        <w:rPr>
          <w:rFonts w:ascii="AdihausDIN" w:hAnsi="AdihausDIN" w:cs="AdihausDIN"/>
        </w:rPr>
      </w:pPr>
      <w:bookmarkStart w:id="30" w:name="_Toc527370751"/>
      <w:bookmarkStart w:id="31" w:name="_Toc527458867"/>
      <w:bookmarkStart w:id="32" w:name="_Toc527595691"/>
      <w:bookmarkStart w:id="33" w:name="_Toc527963010"/>
      <w:bookmarkStart w:id="34" w:name="_Toc527964919"/>
      <w:bookmarkStart w:id="35" w:name="_Toc5534557"/>
      <w:bookmarkStart w:id="36" w:name="_Toc5535210"/>
      <w:bookmarkStart w:id="37" w:name="_Toc5535250"/>
      <w:bookmarkStart w:id="38" w:name="_Toc13392222"/>
      <w:bookmarkStart w:id="39" w:name="_Toc64998573"/>
      <w:r w:rsidRPr="00C75089">
        <w:rPr>
          <w:rFonts w:ascii="AdihausDIN" w:hAnsi="AdihausDIN" w:cs="AdihausDIN"/>
        </w:rPr>
        <w:t xml:space="preserve">Pricing </w:t>
      </w:r>
      <w:bookmarkEnd w:id="30"/>
      <w:bookmarkEnd w:id="31"/>
      <w:bookmarkEnd w:id="32"/>
      <w:bookmarkEnd w:id="33"/>
      <w:bookmarkEnd w:id="34"/>
      <w:bookmarkEnd w:id="35"/>
      <w:bookmarkEnd w:id="36"/>
      <w:bookmarkEnd w:id="37"/>
      <w:bookmarkEnd w:id="38"/>
      <w:r w:rsidR="00096F57" w:rsidRPr="00C75089">
        <w:rPr>
          <w:rFonts w:ascii="AdihausDIN" w:hAnsi="AdihausDIN" w:cs="AdihausDIN"/>
        </w:rPr>
        <w:t>Guideline</w:t>
      </w:r>
      <w:r w:rsidR="00AF02E3" w:rsidRPr="00C75089">
        <w:rPr>
          <w:rFonts w:ascii="AdihausDIN" w:hAnsi="AdihausDIN" w:cs="AdihausDIN"/>
        </w:rPr>
        <w:t>s</w:t>
      </w:r>
      <w:bookmarkEnd w:id="39"/>
    </w:p>
    <w:p w14:paraId="42BBE2FA" w14:textId="77777777" w:rsidR="00700D42" w:rsidRPr="00C75089" w:rsidRDefault="00700D42" w:rsidP="00F43A06">
      <w:pPr>
        <w:rPr>
          <w:rFonts w:ascii="AdihausDIN" w:hAnsi="AdihausDIN" w:cs="AdihausDIN"/>
        </w:rPr>
      </w:pPr>
      <w:r w:rsidRPr="00C75089">
        <w:rPr>
          <w:rFonts w:ascii="AdihausDIN" w:hAnsi="AdihausDIN" w:cs="AdihausDIN"/>
        </w:rPr>
        <w:t xml:space="preserve">It is understood and accepted by both </w:t>
      </w:r>
      <w:r w:rsidR="001C0F0B" w:rsidRPr="00C75089">
        <w:rPr>
          <w:rFonts w:ascii="AdihausDIN" w:hAnsi="AdihausDIN" w:cs="AdihausDIN"/>
        </w:rPr>
        <w:t xml:space="preserve">adidas </w:t>
      </w:r>
      <w:r w:rsidRPr="00C75089">
        <w:rPr>
          <w:rFonts w:ascii="AdihausDIN" w:hAnsi="AdihausDIN" w:cs="AdihausDIN"/>
        </w:rPr>
        <w:t xml:space="preserve">and the bidder that the proposal includes all necessary costs, including all applicable taxes and fees, incurred to duly provide the </w:t>
      </w:r>
      <w:r w:rsidR="0096422E" w:rsidRPr="00C75089">
        <w:rPr>
          <w:rFonts w:ascii="AdihausDIN" w:hAnsi="AdihausDIN" w:cs="AdihausDIN"/>
        </w:rPr>
        <w:t>solution and services</w:t>
      </w:r>
      <w:r w:rsidRPr="00C75089">
        <w:rPr>
          <w:rFonts w:ascii="AdihausDIN" w:hAnsi="AdihausDIN" w:cs="AdihausDIN"/>
        </w:rPr>
        <w:t>.</w:t>
      </w:r>
    </w:p>
    <w:p w14:paraId="53128261" w14:textId="77777777" w:rsidR="00DB6907" w:rsidRPr="00C75089" w:rsidRDefault="00DB6907" w:rsidP="00F43A06">
      <w:pPr>
        <w:rPr>
          <w:rFonts w:ascii="AdihausDIN" w:hAnsi="AdihausDIN" w:cs="AdihausDIN"/>
        </w:rPr>
      </w:pPr>
    </w:p>
    <w:p w14:paraId="309E792A" w14:textId="43EDB0A5" w:rsidR="00DB6907" w:rsidRPr="00C75089" w:rsidRDefault="00700D42" w:rsidP="00F43A06">
      <w:pPr>
        <w:rPr>
          <w:rFonts w:ascii="AdihausDIN" w:hAnsi="AdihausDIN" w:cs="AdihausDIN"/>
          <w:lang w:eastAsia="zh-CN"/>
        </w:rPr>
      </w:pPr>
      <w:r w:rsidRPr="00C75089">
        <w:rPr>
          <w:rFonts w:ascii="AdihausDIN" w:hAnsi="AdihausDIN" w:cs="AdihausDIN"/>
        </w:rPr>
        <w:t xml:space="preserve">All proposal prices must be in </w:t>
      </w:r>
      <w:r w:rsidR="000A48C1" w:rsidRPr="00C75089">
        <w:rPr>
          <w:rFonts w:ascii="AdihausDIN" w:hAnsi="AdihausDIN" w:cs="AdihausDIN"/>
        </w:rPr>
        <w:t>CNY</w:t>
      </w:r>
      <w:r w:rsidRPr="00C75089">
        <w:rPr>
          <w:rFonts w:ascii="AdihausDIN" w:hAnsi="AdihausDIN" w:cs="AdihausDIN"/>
        </w:rPr>
        <w:t>.</w:t>
      </w:r>
      <w:r w:rsidR="00F71E29" w:rsidRPr="00C75089">
        <w:rPr>
          <w:rFonts w:ascii="AdihausDIN" w:hAnsi="AdihausDIN" w:cs="AdihausDIN"/>
        </w:rPr>
        <w:t xml:space="preserve"> </w:t>
      </w:r>
      <w:r w:rsidRPr="00C75089">
        <w:rPr>
          <w:rFonts w:ascii="AdihausDIN" w:hAnsi="AdihausDIN" w:cs="AdihausDIN"/>
        </w:rPr>
        <w:t xml:space="preserve">Any applicable taxes and fees should be identified in the </w:t>
      </w:r>
      <w:r w:rsidR="00B2620B" w:rsidRPr="00C75089">
        <w:rPr>
          <w:rFonts w:ascii="AdihausDIN" w:hAnsi="AdihausDIN" w:cs="AdihausDIN"/>
        </w:rPr>
        <w:t>bidder</w:t>
      </w:r>
      <w:r w:rsidR="009E4212" w:rsidRPr="00C75089">
        <w:rPr>
          <w:rFonts w:ascii="AdihausDIN" w:hAnsi="AdihausDIN" w:cs="AdihausDIN"/>
        </w:rPr>
        <w:t>'</w:t>
      </w:r>
      <w:r w:rsidR="00B2620B" w:rsidRPr="00C75089">
        <w:rPr>
          <w:rFonts w:ascii="AdihausDIN" w:hAnsi="AdihausDIN" w:cs="AdihausDIN"/>
        </w:rPr>
        <w:t xml:space="preserve">s </w:t>
      </w:r>
      <w:r w:rsidRPr="00C75089">
        <w:rPr>
          <w:rFonts w:ascii="AdihausDIN" w:hAnsi="AdihausDIN" w:cs="AdihausDIN"/>
        </w:rPr>
        <w:t>proposal and shown separa</w:t>
      </w:r>
      <w:r w:rsidR="002E3EB4" w:rsidRPr="00C75089">
        <w:rPr>
          <w:rFonts w:ascii="AdihausDIN" w:hAnsi="AdihausDIN" w:cs="AdihausDIN"/>
        </w:rPr>
        <w:t xml:space="preserve">tely from charges for </w:t>
      </w:r>
      <w:r w:rsidR="0096422E" w:rsidRPr="00C75089">
        <w:rPr>
          <w:rFonts w:ascii="AdihausDIN" w:hAnsi="AdihausDIN" w:cs="AdihausDIN"/>
        </w:rPr>
        <w:t xml:space="preserve">the solution and </w:t>
      </w:r>
      <w:r w:rsidR="002E3EB4" w:rsidRPr="00C75089">
        <w:rPr>
          <w:rFonts w:ascii="AdihausDIN" w:hAnsi="AdihausDIN" w:cs="AdihausDIN"/>
        </w:rPr>
        <w:t>services</w:t>
      </w:r>
      <w:r w:rsidRPr="00C75089">
        <w:rPr>
          <w:rFonts w:ascii="AdihausDIN" w:hAnsi="AdihausDIN" w:cs="AdihausDIN"/>
        </w:rPr>
        <w:t>.</w:t>
      </w:r>
      <w:r w:rsidR="002E126A" w:rsidRPr="00C75089">
        <w:rPr>
          <w:rFonts w:ascii="AdihausDIN" w:hAnsi="AdihausDIN" w:cs="AdihausDIN"/>
        </w:rPr>
        <w:t xml:space="preserve"> </w:t>
      </w:r>
      <w:r w:rsidR="00127AC9" w:rsidRPr="00C75089">
        <w:rPr>
          <w:rFonts w:ascii="AdihausDIN" w:hAnsi="AdihausDIN" w:cs="AdihausDIN"/>
        </w:rPr>
        <w:t xml:space="preserve">But, in any cases, adidas will not be responsible for any withholding taxes and </w:t>
      </w:r>
      <w:r w:rsidR="004C448D" w:rsidRPr="00C75089">
        <w:rPr>
          <w:rFonts w:ascii="AdihausDIN" w:hAnsi="AdihausDIN" w:cs="AdihausDIN"/>
        </w:rPr>
        <w:t>shall be borne by the bidder.</w:t>
      </w:r>
      <w:r w:rsidR="002E126A" w:rsidRPr="00C75089">
        <w:rPr>
          <w:rFonts w:ascii="AdihausDIN" w:hAnsi="AdihausDIN" w:cs="AdihausDIN"/>
        </w:rPr>
        <w:t xml:space="preserve"> </w:t>
      </w:r>
    </w:p>
    <w:p w14:paraId="0928E0A4" w14:textId="77777777" w:rsidR="00700D42" w:rsidRPr="00C75089" w:rsidRDefault="00700D42" w:rsidP="00F43A06">
      <w:pPr>
        <w:pStyle w:val="Heading3"/>
        <w:rPr>
          <w:rFonts w:ascii="AdihausDIN" w:hAnsi="AdihausDIN" w:cs="AdihausDIN"/>
          <w:lang w:val="en-US"/>
        </w:rPr>
      </w:pPr>
      <w:bookmarkStart w:id="40" w:name="_Toc527370752"/>
      <w:bookmarkStart w:id="41" w:name="_Toc527458868"/>
      <w:bookmarkStart w:id="42" w:name="_Toc527595692"/>
      <w:bookmarkStart w:id="43" w:name="_Toc527963011"/>
      <w:bookmarkStart w:id="44" w:name="_Toc527964920"/>
      <w:bookmarkStart w:id="45" w:name="_Toc5534558"/>
      <w:bookmarkStart w:id="46" w:name="_Toc5535211"/>
      <w:bookmarkStart w:id="47" w:name="_Toc5535251"/>
      <w:bookmarkStart w:id="48" w:name="_Toc13392223"/>
      <w:bookmarkStart w:id="49" w:name="_Toc64998574"/>
      <w:r w:rsidRPr="00C75089">
        <w:rPr>
          <w:rFonts w:ascii="AdihausDIN" w:hAnsi="AdihausDIN" w:cs="AdihausDIN"/>
          <w:lang w:val="en-US"/>
        </w:rPr>
        <w:t>Confidentiality</w:t>
      </w:r>
      <w:bookmarkEnd w:id="40"/>
      <w:bookmarkEnd w:id="41"/>
      <w:bookmarkEnd w:id="42"/>
      <w:bookmarkEnd w:id="43"/>
      <w:bookmarkEnd w:id="44"/>
      <w:bookmarkEnd w:id="45"/>
      <w:bookmarkEnd w:id="46"/>
      <w:bookmarkEnd w:id="47"/>
      <w:bookmarkEnd w:id="48"/>
      <w:bookmarkEnd w:id="49"/>
    </w:p>
    <w:p w14:paraId="1B10C88B" w14:textId="38CB4F17" w:rsidR="00700D42" w:rsidRPr="00C75089" w:rsidRDefault="00BF38D1" w:rsidP="00F43A06">
      <w:pPr>
        <w:rPr>
          <w:rFonts w:ascii="AdihausDIN" w:hAnsi="AdihausDIN" w:cs="AdihausDIN"/>
          <w:lang w:val="en-US"/>
        </w:rPr>
      </w:pPr>
      <w:r w:rsidRPr="00C75089">
        <w:rPr>
          <w:rFonts w:ascii="AdihausDIN" w:hAnsi="AdihausDIN" w:cs="AdihausDIN"/>
          <w:u w:val="single"/>
          <w:lang w:val="en-US"/>
        </w:rPr>
        <w:t>Information:</w:t>
      </w:r>
      <w:r w:rsidRPr="00C75089">
        <w:rPr>
          <w:rFonts w:ascii="AdihausDIN" w:hAnsi="AdihausDIN" w:cs="AdihausDIN"/>
          <w:lang w:val="en-US"/>
        </w:rPr>
        <w:t xml:space="preserve"> </w:t>
      </w:r>
      <w:r w:rsidR="00700D42" w:rsidRPr="00C75089">
        <w:rPr>
          <w:rFonts w:ascii="AdihausDIN" w:hAnsi="AdihausDIN" w:cs="AdihausDIN"/>
          <w:lang w:val="en-US"/>
        </w:rPr>
        <w:t>As used in this document</w:t>
      </w:r>
      <w:r w:rsidR="0096458F" w:rsidRPr="00C75089">
        <w:rPr>
          <w:rFonts w:ascii="AdihausDIN" w:hAnsi="AdihausDIN" w:cs="AdihausDIN"/>
          <w:lang w:val="en-US"/>
        </w:rPr>
        <w:t>,</w:t>
      </w:r>
      <w:r w:rsidR="00700D42" w:rsidRPr="00C75089">
        <w:rPr>
          <w:rFonts w:ascii="AdihausDIN" w:hAnsi="AdihausDIN" w:cs="AdihausDIN"/>
          <w:lang w:val="en-US"/>
        </w:rPr>
        <w:t xml:space="preserve"> the term information means information in a written form received from the other party which </w:t>
      </w:r>
      <w:proofErr w:type="gramStart"/>
      <w:r w:rsidR="00700D42" w:rsidRPr="00C75089">
        <w:rPr>
          <w:rFonts w:ascii="AdihausDIN" w:hAnsi="AdihausDIN" w:cs="AdihausDIN"/>
          <w:lang w:val="en-US"/>
        </w:rPr>
        <w:t>are</w:t>
      </w:r>
      <w:proofErr w:type="gramEnd"/>
      <w:r w:rsidR="00700D42" w:rsidRPr="00C75089">
        <w:rPr>
          <w:rFonts w:ascii="AdihausDIN" w:hAnsi="AdihausDIN" w:cs="AdihausDIN"/>
          <w:lang w:val="en-US"/>
        </w:rPr>
        <w:t xml:space="preserve"> confidential as well as, at release, verbal or illustrated information that </w:t>
      </w:r>
      <w:r w:rsidR="00B2620B" w:rsidRPr="00C75089">
        <w:rPr>
          <w:rFonts w:ascii="AdihausDIN" w:hAnsi="AdihausDIN" w:cs="AdihausDIN"/>
          <w:lang w:val="en-US"/>
        </w:rPr>
        <w:t xml:space="preserve">is </w:t>
      </w:r>
      <w:proofErr w:type="spellStart"/>
      <w:r w:rsidR="00B2620B" w:rsidRPr="00C75089">
        <w:rPr>
          <w:rFonts w:ascii="AdihausDIN" w:hAnsi="AdihausDIN" w:cs="AdihausDIN"/>
          <w:lang w:val="en-US"/>
        </w:rPr>
        <w:t>summarised</w:t>
      </w:r>
      <w:proofErr w:type="spellEnd"/>
      <w:r w:rsidR="00B2620B" w:rsidRPr="00C75089">
        <w:rPr>
          <w:rFonts w:ascii="AdihausDIN" w:hAnsi="AdihausDIN" w:cs="AdihausDIN"/>
          <w:lang w:val="en-US"/>
        </w:rPr>
        <w:t xml:space="preserve"> </w:t>
      </w:r>
      <w:r w:rsidR="00700D42" w:rsidRPr="00C75089">
        <w:rPr>
          <w:rFonts w:ascii="AdihausDIN" w:hAnsi="AdihausDIN" w:cs="AdihausDIN"/>
          <w:lang w:val="en-US"/>
        </w:rPr>
        <w:t>in a written form and transmitted to the other party right after such a written or verbal release.</w:t>
      </w:r>
    </w:p>
    <w:p w14:paraId="62486C05" w14:textId="77777777" w:rsidR="00700D42" w:rsidRPr="00C75089" w:rsidRDefault="00700D42" w:rsidP="00F43A06">
      <w:pPr>
        <w:rPr>
          <w:rFonts w:ascii="AdihausDIN" w:hAnsi="AdihausDIN" w:cs="AdihausDIN"/>
          <w:u w:val="single"/>
          <w:lang w:val="en-US"/>
        </w:rPr>
      </w:pPr>
    </w:p>
    <w:p w14:paraId="301CBF9E" w14:textId="7CC61823" w:rsidR="00700D42" w:rsidRPr="00C75089" w:rsidRDefault="0076375D" w:rsidP="00F43A06">
      <w:pPr>
        <w:rPr>
          <w:rFonts w:ascii="AdihausDIN" w:hAnsi="AdihausDIN" w:cs="AdihausDIN"/>
          <w:lang w:val="en-US"/>
        </w:rPr>
      </w:pPr>
      <w:r w:rsidRPr="00C75089">
        <w:rPr>
          <w:rFonts w:ascii="AdihausDIN" w:hAnsi="AdihausDIN" w:cs="AdihausDIN"/>
          <w:u w:val="single"/>
          <w:lang w:val="en-US"/>
        </w:rPr>
        <w:t>Confidentiality:</w:t>
      </w:r>
      <w:r w:rsidR="00F71E29" w:rsidRPr="00C75089">
        <w:rPr>
          <w:rFonts w:ascii="AdihausDIN" w:hAnsi="AdihausDIN" w:cs="AdihausDIN"/>
          <w:u w:val="single"/>
          <w:lang w:val="en-US"/>
        </w:rPr>
        <w:t xml:space="preserve"> </w:t>
      </w:r>
      <w:r w:rsidR="00700D42" w:rsidRPr="00C75089">
        <w:rPr>
          <w:rFonts w:ascii="AdihausDIN" w:hAnsi="AdihausDIN" w:cs="AdihausDIN"/>
          <w:lang w:val="en-US"/>
        </w:rPr>
        <w:t xml:space="preserve">Every party is permitted to use </w:t>
      </w:r>
      <w:r w:rsidR="00B2620B" w:rsidRPr="00C75089">
        <w:rPr>
          <w:rFonts w:ascii="AdihausDIN" w:hAnsi="AdihausDIN" w:cs="AdihausDIN"/>
          <w:lang w:val="en-US"/>
        </w:rPr>
        <w:t xml:space="preserve">the </w:t>
      </w:r>
      <w:r w:rsidR="00700D42" w:rsidRPr="00C75089">
        <w:rPr>
          <w:rFonts w:ascii="AdihausDIN" w:hAnsi="AdihausDIN" w:cs="AdihausDIN"/>
          <w:lang w:val="en-US"/>
        </w:rPr>
        <w:t xml:space="preserve">information received from the other party concerning the </w:t>
      </w:r>
      <w:r w:rsidR="004C07EF" w:rsidRPr="00C75089">
        <w:rPr>
          <w:rFonts w:ascii="AdihausDIN" w:hAnsi="AdihausDIN" w:cs="AdihausDIN"/>
          <w:lang w:val="en-US"/>
        </w:rPr>
        <w:t>RFP</w:t>
      </w:r>
      <w:r w:rsidR="00700D42" w:rsidRPr="00C75089">
        <w:rPr>
          <w:rFonts w:ascii="AdihausDIN" w:hAnsi="AdihausDIN" w:cs="AdihausDIN"/>
          <w:lang w:val="en-US"/>
        </w:rPr>
        <w:t xml:space="preserve"> as well as submitting </w:t>
      </w:r>
      <w:proofErr w:type="gramStart"/>
      <w:r w:rsidR="00700D42" w:rsidRPr="00C75089">
        <w:rPr>
          <w:rFonts w:ascii="AdihausDIN" w:hAnsi="AdihausDIN" w:cs="AdihausDIN"/>
          <w:lang w:val="en-US"/>
        </w:rPr>
        <w:t>these information</w:t>
      </w:r>
      <w:proofErr w:type="gramEnd"/>
      <w:r w:rsidR="00700D42" w:rsidRPr="00C75089">
        <w:rPr>
          <w:rFonts w:ascii="AdihausDIN" w:hAnsi="AdihausDIN" w:cs="AdihausDIN"/>
          <w:lang w:val="en-US"/>
        </w:rPr>
        <w:t xml:space="preserve"> to its parent company or affiliate and its employees. This regards the application letter and execution of this </w:t>
      </w:r>
      <w:r w:rsidR="004C07EF" w:rsidRPr="00C75089">
        <w:rPr>
          <w:rFonts w:ascii="AdihausDIN" w:hAnsi="AdihausDIN" w:cs="AdihausDIN"/>
          <w:lang w:val="en-US"/>
        </w:rPr>
        <w:t>RFP</w:t>
      </w:r>
      <w:r w:rsidR="00700D42" w:rsidRPr="00C75089">
        <w:rPr>
          <w:rFonts w:ascii="AdihausDIN" w:hAnsi="AdihausDIN" w:cs="AdihausDIN"/>
          <w:lang w:val="en-US"/>
        </w:rPr>
        <w:t xml:space="preserve"> only. For one year</w:t>
      </w:r>
      <w:r w:rsidR="0096458F" w:rsidRPr="00C75089">
        <w:rPr>
          <w:rFonts w:ascii="AdihausDIN" w:hAnsi="AdihausDIN" w:cs="AdihausDIN"/>
          <w:lang w:val="en-US"/>
        </w:rPr>
        <w:t>,</w:t>
      </w:r>
      <w:r w:rsidR="00700D42" w:rsidRPr="00C75089">
        <w:rPr>
          <w:rFonts w:ascii="AdihausDIN" w:hAnsi="AdihausDIN" w:cs="AdihausDIN"/>
          <w:lang w:val="en-US"/>
        </w:rPr>
        <w:t xml:space="preserve"> every party is obliged to apply the same instruments used for the protection of its own confidential information concerning the receipt of information from the other party or at least not less adequate instruments to prevent the release of the received information. This rule must not prevent any party </w:t>
      </w:r>
      <w:proofErr w:type="gramStart"/>
      <w:r w:rsidR="00700D42" w:rsidRPr="00C75089">
        <w:rPr>
          <w:rFonts w:ascii="AdihausDIN" w:hAnsi="AdihausDIN" w:cs="AdihausDIN"/>
          <w:lang w:val="en-US"/>
        </w:rPr>
        <w:t>to release</w:t>
      </w:r>
      <w:proofErr w:type="gramEnd"/>
      <w:r w:rsidR="00700D42" w:rsidRPr="00C75089">
        <w:rPr>
          <w:rFonts w:ascii="AdihausDIN" w:hAnsi="AdihausDIN" w:cs="AdihausDIN"/>
          <w:lang w:val="en-US"/>
        </w:rPr>
        <w:t xml:space="preserve"> its own information or information that </w:t>
      </w:r>
      <w:r w:rsidRPr="00C75089">
        <w:rPr>
          <w:rFonts w:ascii="AdihausDIN" w:hAnsi="AdihausDIN" w:cs="AdihausDIN"/>
          <w:lang w:val="en-US"/>
        </w:rPr>
        <w:t>is</w:t>
      </w:r>
      <w:r w:rsidR="00700D42" w:rsidRPr="00C75089">
        <w:rPr>
          <w:rFonts w:ascii="AdihausDIN" w:hAnsi="AdihausDIN" w:cs="AdihausDIN"/>
          <w:lang w:val="en-US"/>
        </w:rPr>
        <w:t xml:space="preserve"> already known by the other party without obligation to confidentiality. This also applies </w:t>
      </w:r>
      <w:r w:rsidR="0096458F" w:rsidRPr="00C75089">
        <w:rPr>
          <w:rFonts w:ascii="AdihausDIN" w:hAnsi="AdihausDIN" w:cs="AdihausDIN"/>
          <w:lang w:val="en-US"/>
        </w:rPr>
        <w:t xml:space="preserve">to </w:t>
      </w:r>
      <w:r w:rsidR="00700D42" w:rsidRPr="00C75089">
        <w:rPr>
          <w:rFonts w:ascii="AdihausDIN" w:hAnsi="AdihausDIN" w:cs="AdihausDIN"/>
          <w:lang w:val="en-US"/>
        </w:rPr>
        <w:t xml:space="preserve">information that are public or are becoming public without any </w:t>
      </w:r>
      <w:r w:rsidR="00B2620B" w:rsidRPr="00C75089">
        <w:rPr>
          <w:rFonts w:ascii="AdihausDIN" w:hAnsi="AdihausDIN" w:cs="AdihausDIN"/>
        </w:rPr>
        <w:t>unauthorised</w:t>
      </w:r>
      <w:r w:rsidR="00B2620B" w:rsidRPr="00C75089">
        <w:rPr>
          <w:rFonts w:ascii="AdihausDIN" w:hAnsi="AdihausDIN" w:cs="AdihausDIN"/>
          <w:lang w:val="en-US"/>
        </w:rPr>
        <w:t xml:space="preserve"> </w:t>
      </w:r>
      <w:r w:rsidR="00700D42" w:rsidRPr="00C75089">
        <w:rPr>
          <w:rFonts w:ascii="AdihausDIN" w:hAnsi="AdihausDIN" w:cs="AdihausDIN"/>
          <w:lang w:val="en-US"/>
        </w:rPr>
        <w:t>action of the receiving party, information received legally by a third party without obligation to confidentiality, information developed by the receiving party without using information of the other party, information released by the party which is the owner of these information to a third party without similar conditions, information that are permitted to be released by the other party or are required to be released by a public authority or legal regulation as long as the releasing party informs the other party about such a requirement before release.</w:t>
      </w:r>
    </w:p>
    <w:p w14:paraId="686CF38B" w14:textId="77777777" w:rsidR="00700D42" w:rsidRPr="00C75089" w:rsidRDefault="0073255A" w:rsidP="00F43A06">
      <w:pPr>
        <w:pStyle w:val="Heading3"/>
        <w:rPr>
          <w:rFonts w:ascii="AdihausDIN" w:hAnsi="AdihausDIN" w:cs="AdihausDIN"/>
          <w:lang w:val="en-US"/>
        </w:rPr>
      </w:pPr>
      <w:bookmarkStart w:id="50" w:name="_Toc527370753"/>
      <w:bookmarkStart w:id="51" w:name="_Toc527458869"/>
      <w:bookmarkStart w:id="52" w:name="_Toc527595693"/>
      <w:bookmarkStart w:id="53" w:name="_Toc527963012"/>
      <w:bookmarkStart w:id="54" w:name="_Toc527964921"/>
      <w:bookmarkStart w:id="55" w:name="_Toc5534559"/>
      <w:bookmarkStart w:id="56" w:name="_Toc5535212"/>
      <w:bookmarkStart w:id="57" w:name="_Toc5535252"/>
      <w:bookmarkStart w:id="58" w:name="_Toc13392224"/>
      <w:bookmarkStart w:id="59" w:name="_Toc64998576"/>
      <w:proofErr w:type="gramStart"/>
      <w:r w:rsidRPr="00C75089">
        <w:rPr>
          <w:rFonts w:ascii="AdihausDIN" w:hAnsi="AdihausDIN" w:cs="AdihausDIN"/>
          <w:lang w:val="en-US"/>
        </w:rPr>
        <w:t>Informing</w:t>
      </w:r>
      <w:proofErr w:type="gramEnd"/>
      <w:r w:rsidRPr="00C75089">
        <w:rPr>
          <w:rFonts w:ascii="AdihausDIN" w:hAnsi="AdihausDIN" w:cs="AdihausDIN"/>
          <w:lang w:val="en-US"/>
        </w:rPr>
        <w:t xml:space="preserve"> of M</w:t>
      </w:r>
      <w:r w:rsidR="00700D42" w:rsidRPr="00C75089">
        <w:rPr>
          <w:rFonts w:ascii="AdihausDIN" w:hAnsi="AdihausDIN" w:cs="AdihausDIN"/>
          <w:lang w:val="en-US"/>
        </w:rPr>
        <w:t>edia</w:t>
      </w:r>
      <w:bookmarkEnd w:id="50"/>
      <w:bookmarkEnd w:id="51"/>
      <w:bookmarkEnd w:id="52"/>
      <w:bookmarkEnd w:id="53"/>
      <w:bookmarkEnd w:id="54"/>
      <w:bookmarkEnd w:id="55"/>
      <w:bookmarkEnd w:id="56"/>
      <w:bookmarkEnd w:id="57"/>
      <w:bookmarkEnd w:id="58"/>
      <w:bookmarkEnd w:id="59"/>
    </w:p>
    <w:p w14:paraId="6459055C" w14:textId="77777777" w:rsidR="00700D42" w:rsidRPr="00C75089" w:rsidRDefault="00700D42" w:rsidP="00F43A06">
      <w:pPr>
        <w:rPr>
          <w:rFonts w:ascii="AdihausDIN" w:hAnsi="AdihausDIN" w:cs="AdihausDIN"/>
          <w:lang w:val="en-US"/>
        </w:rPr>
      </w:pPr>
      <w:r w:rsidRPr="00C75089">
        <w:rPr>
          <w:rFonts w:ascii="AdihausDIN" w:hAnsi="AdihausDIN" w:cs="AdihausDIN"/>
          <w:lang w:val="en-US"/>
        </w:rPr>
        <w:t>Except publications determined for internal distribution through the bidder or information determined for release because of legal, magisterial or accounting requirements, all information transmitted to the media, public announcements or public releases (including those, but not limited to</w:t>
      </w:r>
      <w:r w:rsidR="005E230A" w:rsidRPr="00C75089">
        <w:rPr>
          <w:rFonts w:ascii="AdihausDIN" w:hAnsi="AdihausDIN" w:cs="AdihausDIN"/>
          <w:lang w:val="en-US"/>
        </w:rPr>
        <w:t>,</w:t>
      </w:r>
      <w:r w:rsidRPr="00C75089">
        <w:rPr>
          <w:rFonts w:ascii="AdihausDIN" w:hAnsi="AdihausDIN" w:cs="AdihausDIN"/>
          <w:lang w:val="en-US"/>
        </w:rPr>
        <w:t xml:space="preserve"> sales promotion or marketing material) through the bidder or its employees, which contain the name, trade name, trademark or symbol of </w:t>
      </w:r>
      <w:r w:rsidR="001C0F0B" w:rsidRPr="00C75089">
        <w:rPr>
          <w:rFonts w:ascii="AdihausDIN" w:hAnsi="AdihausDIN" w:cs="AdihausDIN"/>
          <w:lang w:val="en-US"/>
        </w:rPr>
        <w:t xml:space="preserve">adidas </w:t>
      </w:r>
      <w:r w:rsidRPr="00C75089">
        <w:rPr>
          <w:rFonts w:ascii="AdihausDIN" w:hAnsi="AdihausDIN" w:cs="AdihausDIN"/>
          <w:lang w:val="en-US"/>
        </w:rPr>
        <w:t xml:space="preserve">need to be agreed with and to be approved by </w:t>
      </w:r>
      <w:r w:rsidR="001C0F0B" w:rsidRPr="00C75089">
        <w:rPr>
          <w:rFonts w:ascii="AdihausDIN" w:hAnsi="AdihausDIN" w:cs="AdihausDIN"/>
          <w:lang w:val="en-US"/>
        </w:rPr>
        <w:t xml:space="preserve">adidas </w:t>
      </w:r>
      <w:r w:rsidRPr="00C75089">
        <w:rPr>
          <w:rFonts w:ascii="AdihausDIN" w:hAnsi="AdihausDIN" w:cs="AdihausDIN"/>
          <w:lang w:val="en-US"/>
        </w:rPr>
        <w:t xml:space="preserve">in a written form. </w:t>
      </w:r>
    </w:p>
    <w:p w14:paraId="4101652C" w14:textId="77777777" w:rsidR="00DB6907" w:rsidRPr="00C75089" w:rsidRDefault="00DB6907" w:rsidP="00F43A06">
      <w:pPr>
        <w:rPr>
          <w:rFonts w:ascii="AdihausDIN" w:hAnsi="AdihausDIN" w:cs="AdihausDIN"/>
          <w:lang w:val="en-US"/>
        </w:rPr>
      </w:pPr>
    </w:p>
    <w:p w14:paraId="43E6136F" w14:textId="58C0E570" w:rsidR="004C3E8B" w:rsidRPr="00C75089" w:rsidRDefault="00700D42" w:rsidP="00F43A06">
      <w:pPr>
        <w:rPr>
          <w:rFonts w:ascii="AdihausDIN" w:hAnsi="AdihausDIN" w:cs="AdihausDIN"/>
          <w:lang w:val="en-US"/>
        </w:rPr>
      </w:pPr>
      <w:r w:rsidRPr="00C75089">
        <w:rPr>
          <w:rFonts w:ascii="AdihausDIN" w:hAnsi="AdihausDIN" w:cs="AdihausDIN"/>
          <w:lang w:val="en-US"/>
        </w:rPr>
        <w:t xml:space="preserve">The bidder is not allowed directly or indirectly to give the impression that </w:t>
      </w:r>
      <w:r w:rsidR="00EA1EF4" w:rsidRPr="00C75089">
        <w:rPr>
          <w:rFonts w:ascii="AdihausDIN" w:hAnsi="AdihausDIN" w:cs="AdihausDIN"/>
          <w:lang w:val="en-US"/>
        </w:rPr>
        <w:t xml:space="preserve">the </w:t>
      </w:r>
      <w:r w:rsidRPr="00C75089">
        <w:rPr>
          <w:rFonts w:ascii="AdihausDIN" w:hAnsi="AdihausDIN" w:cs="AdihausDIN"/>
          <w:lang w:val="en-US"/>
        </w:rPr>
        <w:t xml:space="preserve">services performed for </w:t>
      </w:r>
      <w:r w:rsidR="001C0F0B" w:rsidRPr="00C75089">
        <w:rPr>
          <w:rFonts w:ascii="AdihausDIN" w:hAnsi="AdihausDIN" w:cs="AdihausDIN"/>
          <w:lang w:val="en-US"/>
        </w:rPr>
        <w:t>adidas</w:t>
      </w:r>
      <w:r w:rsidRPr="00C75089">
        <w:rPr>
          <w:rFonts w:ascii="AdihausDIN" w:hAnsi="AdihausDIN" w:cs="AdihausDIN"/>
          <w:lang w:val="en-US"/>
        </w:rPr>
        <w:t xml:space="preserve"> have necessarily been approved by </w:t>
      </w:r>
      <w:r w:rsidR="001C0F0B" w:rsidRPr="00C75089">
        <w:rPr>
          <w:rFonts w:ascii="AdihausDIN" w:hAnsi="AdihausDIN" w:cs="AdihausDIN"/>
          <w:lang w:val="en-US"/>
        </w:rPr>
        <w:t>adidas</w:t>
      </w:r>
      <w:r w:rsidRPr="00C75089">
        <w:rPr>
          <w:rFonts w:ascii="AdihausDIN" w:hAnsi="AdihausDIN" w:cs="AdihausDIN"/>
          <w:lang w:val="en-US"/>
        </w:rPr>
        <w:t xml:space="preserve">. The bidder is not allowed to use name, trade name, trademark or symbol of </w:t>
      </w:r>
      <w:r w:rsidR="001C0F0B" w:rsidRPr="00C75089">
        <w:rPr>
          <w:rFonts w:ascii="AdihausDIN" w:hAnsi="AdihausDIN" w:cs="AdihausDIN"/>
          <w:lang w:val="en-US"/>
        </w:rPr>
        <w:t xml:space="preserve">adidas </w:t>
      </w:r>
      <w:r w:rsidRPr="00C75089">
        <w:rPr>
          <w:rFonts w:ascii="AdihausDIN" w:hAnsi="AdihausDIN" w:cs="AdihausDIN"/>
          <w:lang w:val="en-US"/>
        </w:rPr>
        <w:t xml:space="preserve">in a directory of the </w:t>
      </w:r>
      <w:r w:rsidR="00B2620B" w:rsidRPr="00C75089">
        <w:rPr>
          <w:rFonts w:ascii="AdihausDIN" w:hAnsi="AdihausDIN" w:cs="AdihausDIN"/>
          <w:lang w:val="en-US"/>
        </w:rPr>
        <w:t>bidder</w:t>
      </w:r>
      <w:r w:rsidR="009E4212" w:rsidRPr="00C75089">
        <w:rPr>
          <w:rFonts w:ascii="AdihausDIN" w:hAnsi="AdihausDIN" w:cs="AdihausDIN"/>
          <w:lang w:val="en-US"/>
        </w:rPr>
        <w:t>'</w:t>
      </w:r>
      <w:r w:rsidR="00B2620B" w:rsidRPr="00C75089">
        <w:rPr>
          <w:rFonts w:ascii="AdihausDIN" w:hAnsi="AdihausDIN" w:cs="AdihausDIN"/>
          <w:lang w:val="en-US"/>
        </w:rPr>
        <w:t xml:space="preserve">s </w:t>
      </w:r>
      <w:r w:rsidRPr="00C75089">
        <w:rPr>
          <w:rFonts w:ascii="AdihausDIN" w:hAnsi="AdihausDIN" w:cs="AdihausDIN"/>
          <w:lang w:val="en-US"/>
        </w:rPr>
        <w:t>client.</w:t>
      </w:r>
    </w:p>
    <w:p w14:paraId="272FBC12" w14:textId="77777777" w:rsidR="004C3E8B" w:rsidRPr="00C75089" w:rsidRDefault="0073255A" w:rsidP="00F43A06">
      <w:pPr>
        <w:pStyle w:val="Heading3"/>
        <w:rPr>
          <w:rFonts w:ascii="AdihausDIN" w:hAnsi="AdihausDIN" w:cs="AdihausDIN"/>
          <w:lang w:val="en-US"/>
        </w:rPr>
      </w:pPr>
      <w:bookmarkStart w:id="60" w:name="_Toc64998577"/>
      <w:r w:rsidRPr="00C75089">
        <w:rPr>
          <w:rFonts w:ascii="AdihausDIN" w:hAnsi="AdihausDIN" w:cs="AdihausDIN"/>
          <w:lang w:val="en-US"/>
        </w:rPr>
        <w:t>Value Added S</w:t>
      </w:r>
      <w:r w:rsidR="004C3E8B" w:rsidRPr="00C75089">
        <w:rPr>
          <w:rFonts w:ascii="AdihausDIN" w:hAnsi="AdihausDIN" w:cs="AdihausDIN"/>
          <w:lang w:val="en-US"/>
        </w:rPr>
        <w:t>ervices</w:t>
      </w:r>
      <w:bookmarkEnd w:id="60"/>
    </w:p>
    <w:p w14:paraId="1B6F53EE" w14:textId="7020FD4B" w:rsidR="004C3E8B" w:rsidRPr="00C75089" w:rsidRDefault="00301D8C" w:rsidP="00F43A06">
      <w:pPr>
        <w:rPr>
          <w:rFonts w:ascii="AdihausDIN" w:hAnsi="AdihausDIN" w:cs="AdihausDIN"/>
          <w:lang w:val="en-US"/>
        </w:rPr>
      </w:pPr>
      <w:r w:rsidRPr="00C75089">
        <w:rPr>
          <w:rFonts w:ascii="AdihausDIN" w:hAnsi="AdihausDIN" w:cs="AdihausDIN"/>
          <w:lang w:val="en-US"/>
        </w:rPr>
        <w:t xml:space="preserve">The bidder may </w:t>
      </w:r>
      <w:r w:rsidR="008E41D5" w:rsidRPr="00C75089">
        <w:rPr>
          <w:rFonts w:ascii="AdihausDIN" w:hAnsi="AdihausDIN" w:cs="AdihausDIN"/>
          <w:lang w:val="en-US"/>
        </w:rPr>
        <w:t>optional</w:t>
      </w:r>
      <w:r w:rsidRPr="00C75089">
        <w:rPr>
          <w:rFonts w:ascii="AdihausDIN" w:hAnsi="AdihausDIN" w:cs="AdihausDIN"/>
          <w:lang w:val="en-US"/>
        </w:rPr>
        <w:t xml:space="preserve">ly </w:t>
      </w:r>
      <w:r w:rsidR="004C3E8B" w:rsidRPr="00C75089">
        <w:rPr>
          <w:rFonts w:ascii="AdihausDIN" w:hAnsi="AdihausDIN" w:cs="AdihausDIN"/>
          <w:lang w:val="en-US"/>
        </w:rPr>
        <w:t xml:space="preserve">provide additional information </w:t>
      </w:r>
      <w:r w:rsidR="008E41D5" w:rsidRPr="00C75089">
        <w:rPr>
          <w:rFonts w:ascii="AdihausDIN" w:hAnsi="AdihausDIN" w:cs="AdihausDIN"/>
          <w:lang w:val="en-US"/>
        </w:rPr>
        <w:t xml:space="preserve">of any </w:t>
      </w:r>
      <w:proofErr w:type="gramStart"/>
      <w:r w:rsidR="008E41D5" w:rsidRPr="00C75089">
        <w:rPr>
          <w:rFonts w:ascii="AdihausDIN" w:hAnsi="AdihausDIN" w:cs="AdihausDIN"/>
          <w:lang w:val="en-US"/>
        </w:rPr>
        <w:t>value added</w:t>
      </w:r>
      <w:proofErr w:type="gramEnd"/>
      <w:r w:rsidR="008E41D5" w:rsidRPr="00C75089">
        <w:rPr>
          <w:rFonts w:ascii="AdihausDIN" w:hAnsi="AdihausDIN" w:cs="AdihausDIN"/>
          <w:lang w:val="en-US"/>
        </w:rPr>
        <w:t xml:space="preserve"> services </w:t>
      </w:r>
      <w:r w:rsidRPr="00C75089">
        <w:rPr>
          <w:rFonts w:ascii="AdihausDIN" w:hAnsi="AdihausDIN" w:cs="AdihausDIN"/>
          <w:lang w:val="en-US"/>
        </w:rPr>
        <w:t xml:space="preserve">that </w:t>
      </w:r>
      <w:r w:rsidR="008E41D5" w:rsidRPr="00C75089">
        <w:rPr>
          <w:rFonts w:ascii="AdihausDIN" w:hAnsi="AdihausDIN" w:cs="AdihausDIN"/>
          <w:lang w:val="en-US"/>
        </w:rPr>
        <w:t xml:space="preserve">could be offered to </w:t>
      </w:r>
      <w:r w:rsidR="003011F0" w:rsidRPr="00C75089">
        <w:rPr>
          <w:rFonts w:ascii="AdihausDIN" w:hAnsi="AdihausDIN" w:cs="AdihausDIN"/>
          <w:lang w:val="en-US"/>
        </w:rPr>
        <w:t xml:space="preserve">adidas </w:t>
      </w:r>
      <w:r w:rsidR="008E41D5" w:rsidRPr="00C75089">
        <w:rPr>
          <w:rFonts w:ascii="AdihausDIN" w:hAnsi="AdihausDIN" w:cs="AdihausDIN"/>
          <w:lang w:val="en-US"/>
        </w:rPr>
        <w:t>to differentiate themselves from their competition</w:t>
      </w:r>
      <w:r w:rsidRPr="00C75089">
        <w:rPr>
          <w:rFonts w:ascii="AdihausDIN" w:hAnsi="AdihausDIN" w:cs="AdihausDIN"/>
          <w:lang w:val="en-US"/>
        </w:rPr>
        <w:t xml:space="preserve">. </w:t>
      </w:r>
      <w:r w:rsidR="0096458F" w:rsidRPr="00C75089">
        <w:rPr>
          <w:rFonts w:ascii="AdihausDIN" w:hAnsi="AdihausDIN" w:cs="AdihausDIN"/>
          <w:lang w:val="en-US"/>
        </w:rPr>
        <w:t xml:space="preserve">The format </w:t>
      </w:r>
      <w:r w:rsidRPr="00C75089">
        <w:rPr>
          <w:rFonts w:ascii="AdihausDIN" w:hAnsi="AdihausDIN" w:cs="AdihausDIN"/>
          <w:lang w:val="en-US"/>
        </w:rPr>
        <w:t>of this submission is under the discretion of the bidder</w:t>
      </w:r>
      <w:r w:rsidR="008E41D5" w:rsidRPr="00C75089">
        <w:rPr>
          <w:rFonts w:ascii="AdihausDIN" w:hAnsi="AdihausDIN" w:cs="AdihausDIN"/>
          <w:lang w:val="en-US"/>
        </w:rPr>
        <w:t>.</w:t>
      </w:r>
    </w:p>
    <w:p w14:paraId="3FC98420" w14:textId="77777777" w:rsidR="00700D42" w:rsidRPr="00C75089" w:rsidRDefault="00700D42" w:rsidP="00F43A06">
      <w:pPr>
        <w:pStyle w:val="Heading2"/>
        <w:rPr>
          <w:rFonts w:ascii="AdihausDIN" w:hAnsi="AdihausDIN" w:cs="AdihausDIN"/>
          <w:lang w:val="en-US"/>
        </w:rPr>
      </w:pPr>
      <w:bookmarkStart w:id="61" w:name="_Toc527370754"/>
      <w:bookmarkStart w:id="62" w:name="_Toc527458870"/>
      <w:bookmarkStart w:id="63" w:name="_Toc527595694"/>
      <w:bookmarkStart w:id="64" w:name="_Toc527963013"/>
      <w:bookmarkStart w:id="65" w:name="_Toc527964922"/>
      <w:bookmarkStart w:id="66" w:name="_Toc5534561"/>
      <w:bookmarkStart w:id="67" w:name="_Toc5535214"/>
      <w:bookmarkStart w:id="68" w:name="_Toc5535254"/>
      <w:bookmarkStart w:id="69" w:name="_Toc13392226"/>
      <w:bookmarkStart w:id="70" w:name="_Toc64998578"/>
      <w:r w:rsidRPr="00C75089">
        <w:rPr>
          <w:rFonts w:ascii="AdihausDIN" w:hAnsi="AdihausDIN" w:cs="AdihausDIN"/>
          <w:lang w:val="en-US"/>
        </w:rPr>
        <w:t xml:space="preserve">Deadline and </w:t>
      </w:r>
      <w:bookmarkEnd w:id="61"/>
      <w:bookmarkEnd w:id="62"/>
      <w:bookmarkEnd w:id="63"/>
      <w:bookmarkEnd w:id="64"/>
      <w:bookmarkEnd w:id="65"/>
      <w:bookmarkEnd w:id="66"/>
      <w:bookmarkEnd w:id="67"/>
      <w:bookmarkEnd w:id="68"/>
      <w:bookmarkEnd w:id="69"/>
      <w:r w:rsidR="006977E9" w:rsidRPr="00C75089">
        <w:rPr>
          <w:rFonts w:ascii="AdihausDIN" w:hAnsi="AdihausDIN" w:cs="AdihausDIN"/>
          <w:lang w:val="en-US"/>
        </w:rPr>
        <w:t>Questions</w:t>
      </w:r>
      <w:bookmarkEnd w:id="70"/>
    </w:p>
    <w:p w14:paraId="2BE0C83B" w14:textId="77777777" w:rsidR="00F90E2B" w:rsidRPr="00C75089" w:rsidRDefault="00AF02E3" w:rsidP="00F43A06">
      <w:pPr>
        <w:pStyle w:val="Heading3"/>
        <w:rPr>
          <w:rFonts w:ascii="AdihausDIN" w:hAnsi="AdihausDIN" w:cs="AdihausDIN"/>
          <w:lang w:val="en-US"/>
        </w:rPr>
      </w:pPr>
      <w:bookmarkStart w:id="71" w:name="_Toc64998579"/>
      <w:r w:rsidRPr="00C75089">
        <w:rPr>
          <w:rFonts w:ascii="AdihausDIN" w:hAnsi="AdihausDIN" w:cs="AdihausDIN"/>
          <w:lang w:val="en-US"/>
        </w:rPr>
        <w:t>Deadlines</w:t>
      </w:r>
      <w:bookmarkEnd w:id="71"/>
    </w:p>
    <w:p w14:paraId="1E5EEC62" w14:textId="14D1EDC0" w:rsidR="007B3816" w:rsidRPr="00C75089" w:rsidRDefault="001C2C29" w:rsidP="00F43A06">
      <w:pPr>
        <w:pStyle w:val="Heading4"/>
        <w:rPr>
          <w:rFonts w:ascii="AdihausDIN" w:hAnsi="AdihausDIN" w:cs="AdihausDIN"/>
          <w:lang w:val="en-US" w:eastAsia="zh-CN"/>
        </w:rPr>
      </w:pPr>
      <w:bookmarkStart w:id="72" w:name="_Hlk62769889"/>
      <w:r w:rsidRPr="00C75089">
        <w:rPr>
          <w:rFonts w:ascii="AdihausDIN" w:hAnsi="AdihausDIN" w:cs="AdihausDIN"/>
          <w:lang w:val="en-US" w:eastAsia="zh-CN"/>
        </w:rPr>
        <w:t xml:space="preserve">Online Briefing and </w:t>
      </w:r>
      <w:r w:rsidR="00A40CF3" w:rsidRPr="00C75089">
        <w:rPr>
          <w:rFonts w:ascii="AdihausDIN" w:hAnsi="AdihausDIN" w:cs="AdihausDIN" w:hint="eastAsia"/>
          <w:lang w:val="en-US" w:eastAsia="zh-CN"/>
        </w:rPr>
        <w:t>Q&amp;A Session</w:t>
      </w:r>
    </w:p>
    <w:p w14:paraId="282E4B60" w14:textId="4D1F14B4" w:rsidR="007B3816" w:rsidRPr="00C75089" w:rsidRDefault="00AF02E3" w:rsidP="00F43A06">
      <w:pPr>
        <w:rPr>
          <w:rFonts w:ascii="AdihausDIN" w:hAnsi="AdihausDIN" w:cs="AdihausDIN"/>
          <w:color w:val="00B050"/>
          <w:lang w:eastAsia="zh-CN"/>
        </w:rPr>
      </w:pPr>
      <w:r w:rsidRPr="11949793">
        <w:rPr>
          <w:rFonts w:ascii="AdihausDIN" w:hAnsi="AdihausDIN" w:cs="AdihausDIN"/>
          <w:lang w:val="en-US"/>
        </w:rPr>
        <w:t>T</w:t>
      </w:r>
      <w:r w:rsidR="007B7B85" w:rsidRPr="11949793">
        <w:rPr>
          <w:rFonts w:ascii="AdihausDIN" w:hAnsi="AdihausDIN" w:cs="AdihausDIN"/>
          <w:lang w:val="en-US"/>
        </w:rPr>
        <w:t xml:space="preserve">he </w:t>
      </w:r>
      <w:r w:rsidR="00FD08BA" w:rsidRPr="11949793">
        <w:rPr>
          <w:rFonts w:ascii="AdihausDIN" w:hAnsi="AdihausDIN" w:cs="AdihausDIN"/>
          <w:lang w:val="en-US" w:eastAsia="zh-CN"/>
        </w:rPr>
        <w:t xml:space="preserve">Online Briefing and </w:t>
      </w:r>
      <w:r w:rsidR="00B2620B" w:rsidRPr="11949793">
        <w:rPr>
          <w:rFonts w:ascii="AdihausDIN" w:hAnsi="AdihausDIN" w:cs="AdihausDIN"/>
          <w:lang w:val="en-US"/>
        </w:rPr>
        <w:t>bidder</w:t>
      </w:r>
      <w:r w:rsidR="009E4212" w:rsidRPr="11949793">
        <w:rPr>
          <w:rFonts w:ascii="AdihausDIN" w:hAnsi="AdihausDIN" w:cs="AdihausDIN"/>
          <w:lang w:val="en-US"/>
        </w:rPr>
        <w:t>'</w:t>
      </w:r>
      <w:r w:rsidR="00B2620B" w:rsidRPr="11949793">
        <w:rPr>
          <w:rFonts w:ascii="AdihausDIN" w:hAnsi="AdihausDIN" w:cs="AdihausDIN"/>
          <w:lang w:val="en-US"/>
        </w:rPr>
        <w:t xml:space="preserve">s </w:t>
      </w:r>
      <w:r w:rsidR="00A40CF3" w:rsidRPr="11949793">
        <w:rPr>
          <w:rFonts w:ascii="AdihausDIN" w:hAnsi="AdihausDIN" w:cs="AdihausDIN"/>
          <w:lang w:val="en-US" w:eastAsia="zh-CN"/>
        </w:rPr>
        <w:t>Q&amp;A session of</w:t>
      </w:r>
      <w:r w:rsidR="00D015E2" w:rsidRPr="11949793">
        <w:rPr>
          <w:rFonts w:ascii="AdihausDIN" w:hAnsi="AdihausDIN" w:cs="AdihausDIN"/>
          <w:lang w:val="en-US"/>
        </w:rPr>
        <w:t xml:space="preserve"> this RFP</w:t>
      </w:r>
      <w:r w:rsidRPr="11949793">
        <w:rPr>
          <w:rFonts w:ascii="AdihausDIN" w:hAnsi="AdihausDIN" w:cs="AdihausDIN"/>
          <w:lang w:val="en-US"/>
        </w:rPr>
        <w:t xml:space="preserve"> will be</w:t>
      </w:r>
      <w:r w:rsidR="00267DD0" w:rsidRPr="11949793">
        <w:rPr>
          <w:rFonts w:ascii="AdihausDIN" w:hAnsi="AdihausDIN" w:cs="AdihausDIN"/>
          <w:lang w:val="en-US" w:eastAsia="zh-CN"/>
        </w:rPr>
        <w:t xml:space="preserve"> </w:t>
      </w:r>
      <w:r w:rsidR="00BF3833" w:rsidRPr="11949793">
        <w:rPr>
          <w:rFonts w:ascii="AdihausDIN" w:hAnsi="AdihausDIN" w:cs="AdihausDIN"/>
          <w:lang w:val="en-US" w:eastAsia="zh-CN"/>
        </w:rPr>
        <w:t>on</w:t>
      </w:r>
      <w:r w:rsidRPr="11949793">
        <w:rPr>
          <w:rFonts w:ascii="AdihausDIN" w:hAnsi="AdihausDIN" w:cs="AdihausDIN"/>
          <w:lang w:val="en-US"/>
        </w:rPr>
        <w:t xml:space="preserve"> </w:t>
      </w:r>
      <w:r w:rsidR="00B45DD6" w:rsidRPr="11949793">
        <w:rPr>
          <w:rFonts w:ascii="AdihausDIN" w:hAnsi="AdihausDIN" w:cs="AdihausDIN"/>
          <w:color w:val="00B050"/>
          <w:lang w:val="en-US" w:eastAsia="zh-CN"/>
        </w:rPr>
        <w:t>[]</w:t>
      </w:r>
      <w:r w:rsidR="00267DD0" w:rsidRPr="11949793">
        <w:rPr>
          <w:rFonts w:ascii="AdihausDIN" w:hAnsi="AdihausDIN" w:cs="AdihausDIN"/>
          <w:color w:val="00B050"/>
          <w:lang w:eastAsia="zh-CN"/>
        </w:rPr>
        <w:t xml:space="preserve"> </w:t>
      </w:r>
      <w:r w:rsidR="00BF3833" w:rsidRPr="11949793">
        <w:rPr>
          <w:rFonts w:ascii="AdihausDIN" w:hAnsi="AdihausDIN" w:cs="AdihausDIN"/>
          <w:color w:val="00B050"/>
          <w:lang w:eastAsia="zh-CN"/>
        </w:rPr>
        <w:t>and communicated via</w:t>
      </w:r>
      <w:r w:rsidR="00802A69" w:rsidRPr="11949793">
        <w:rPr>
          <w:rFonts w:ascii="AdihausDIN" w:hAnsi="AdihausDIN" w:cs="AdihausDIN"/>
          <w:color w:val="00B050"/>
          <w:lang w:eastAsia="zh-CN"/>
        </w:rPr>
        <w:t xml:space="preserve"> </w:t>
      </w:r>
      <w:r w:rsidR="00F46939" w:rsidRPr="11949793">
        <w:rPr>
          <w:rFonts w:ascii="AdihausDIN" w:hAnsi="AdihausDIN" w:cs="AdihausDIN"/>
          <w:color w:val="00B050"/>
          <w:lang w:eastAsia="zh-CN"/>
        </w:rPr>
        <w:t>online meeting</w:t>
      </w:r>
      <w:r w:rsidR="00B45DD6" w:rsidRPr="11949793">
        <w:rPr>
          <w:rFonts w:ascii="AdihausDIN" w:hAnsi="AdihausDIN" w:cs="AdihausDIN"/>
          <w:color w:val="00B050"/>
          <w:lang w:eastAsia="zh-CN"/>
        </w:rPr>
        <w:t xml:space="preserve"> </w:t>
      </w:r>
    </w:p>
    <w:p w14:paraId="59619FAE" w14:textId="77777777" w:rsidR="00F90E2B" w:rsidRPr="00C75089" w:rsidRDefault="00AF02E3" w:rsidP="00F43A06">
      <w:pPr>
        <w:pStyle w:val="Heading4"/>
        <w:rPr>
          <w:rFonts w:ascii="AdihausDIN" w:hAnsi="AdihausDIN" w:cs="AdihausDIN"/>
          <w:lang w:val="en-US" w:eastAsia="zh-CN"/>
        </w:rPr>
      </w:pPr>
      <w:r w:rsidRPr="00C75089">
        <w:rPr>
          <w:rFonts w:ascii="AdihausDIN" w:hAnsi="AdihausDIN" w:cs="AdihausDIN"/>
          <w:lang w:val="en-US"/>
        </w:rPr>
        <w:t>Proposal Deadline</w:t>
      </w:r>
    </w:p>
    <w:p w14:paraId="7FD08D68" w14:textId="645D3D8D" w:rsidR="00503D0C" w:rsidRPr="00C75089" w:rsidRDefault="00F90E2B" w:rsidP="226C2D1E">
      <w:pPr>
        <w:rPr>
          <w:rFonts w:ascii="AdihausDIN" w:hAnsi="AdihausDIN" w:cs="AdihausDIN"/>
          <w:lang w:eastAsia="zh-CN"/>
        </w:rPr>
      </w:pPr>
      <w:r w:rsidRPr="11949793">
        <w:rPr>
          <w:rFonts w:ascii="AdihausDIN" w:hAnsi="AdihausDIN" w:cs="AdihausDIN"/>
        </w:rPr>
        <w:t>All RFPs must be returned</w:t>
      </w:r>
      <w:r w:rsidR="00503D0C" w:rsidRPr="11949793">
        <w:rPr>
          <w:rFonts w:ascii="AdihausDIN" w:hAnsi="AdihausDIN" w:cs="AdihausDIN"/>
          <w:lang w:eastAsia="zh-CN"/>
        </w:rPr>
        <w:t xml:space="preserve"> and </w:t>
      </w:r>
      <w:r w:rsidR="003C5B49" w:rsidRPr="11949793">
        <w:rPr>
          <w:rFonts w:ascii="AdihausDIN" w:hAnsi="AdihausDIN" w:cs="AdihausDIN"/>
          <w:lang w:eastAsia="zh-CN"/>
        </w:rPr>
        <w:t>uploaded to Ariba</w:t>
      </w:r>
      <w:r w:rsidRPr="11949793">
        <w:rPr>
          <w:rFonts w:ascii="AdihausDIN" w:hAnsi="AdihausDIN" w:cs="AdihausDIN"/>
        </w:rPr>
        <w:t xml:space="preserve"> by </w:t>
      </w:r>
      <w:bookmarkStart w:id="73" w:name="OLE_LINK3"/>
      <w:bookmarkStart w:id="74" w:name="OLE_LINK4"/>
      <w:r w:rsidR="00B45DD6" w:rsidRPr="11949793">
        <w:rPr>
          <w:rFonts w:ascii="AdihausDIN" w:hAnsi="AdihausDIN" w:cs="AdihausDIN"/>
          <w:color w:val="00B050"/>
          <w:lang w:eastAsia="zh-CN"/>
        </w:rPr>
        <w:t>[]</w:t>
      </w:r>
      <w:bookmarkEnd w:id="73"/>
      <w:bookmarkEnd w:id="74"/>
      <w:r w:rsidRPr="11949793">
        <w:rPr>
          <w:rFonts w:ascii="AdihausDIN" w:hAnsi="AdihausDIN" w:cs="AdihausDIN"/>
        </w:rPr>
        <w:t xml:space="preserve"> </w:t>
      </w:r>
      <w:r w:rsidRPr="11949793">
        <w:rPr>
          <w:rFonts w:ascii="AdihausDIN" w:hAnsi="AdihausDIN" w:cs="AdihausDIN"/>
          <w:lang w:eastAsia="zh-CN"/>
        </w:rPr>
        <w:t>(</w:t>
      </w:r>
      <w:r w:rsidR="00503D0C" w:rsidRPr="11949793">
        <w:rPr>
          <w:rFonts w:ascii="AdihausDIN" w:hAnsi="AdihausDIN" w:cs="AdihausDIN"/>
          <w:lang w:eastAsia="zh-CN"/>
        </w:rPr>
        <w:t xml:space="preserve">Including </w:t>
      </w:r>
      <w:r w:rsidR="00F84EB4" w:rsidRPr="11949793">
        <w:rPr>
          <w:rFonts w:ascii="AdihausDIN" w:hAnsi="AdihausDIN" w:cs="AdihausDIN"/>
          <w:lang w:eastAsia="zh-CN"/>
        </w:rPr>
        <w:t xml:space="preserve">Your </w:t>
      </w:r>
      <w:r w:rsidR="00503D0C" w:rsidRPr="11949793">
        <w:rPr>
          <w:rFonts w:ascii="AdihausDIN" w:hAnsi="AdihausDIN" w:cs="AdihausDIN"/>
          <w:lang w:eastAsia="zh-CN"/>
        </w:rPr>
        <w:t>proposal</w:t>
      </w:r>
      <w:r w:rsidR="00FD08BA" w:rsidRPr="11949793">
        <w:rPr>
          <w:rFonts w:ascii="AdihausDIN" w:hAnsi="AdihausDIN" w:cs="AdihausDIN"/>
          <w:lang w:eastAsia="zh-CN"/>
        </w:rPr>
        <w:t>,</w:t>
      </w:r>
      <w:r w:rsidR="01D529BD" w:rsidRPr="11949793">
        <w:rPr>
          <w:rFonts w:ascii="AdihausDIN" w:hAnsi="AdihausDIN" w:cs="AdihausDIN"/>
          <w:lang w:eastAsia="zh-CN"/>
        </w:rPr>
        <w:t xml:space="preserve"> POC environment </w:t>
      </w:r>
      <w:r w:rsidR="3842EA18" w:rsidRPr="11949793">
        <w:rPr>
          <w:rFonts w:ascii="AdihausDIN" w:hAnsi="AdihausDIN" w:cs="AdihausDIN"/>
          <w:lang w:eastAsia="zh-CN"/>
        </w:rPr>
        <w:t>readiness</w:t>
      </w:r>
      <w:r w:rsidR="01D529BD" w:rsidRPr="11949793">
        <w:rPr>
          <w:rFonts w:ascii="AdihausDIN" w:hAnsi="AdihausDIN" w:cs="AdihausDIN"/>
          <w:lang w:eastAsia="zh-CN"/>
        </w:rPr>
        <w:t>, and</w:t>
      </w:r>
      <w:r w:rsidR="00FD08BA" w:rsidRPr="11949793">
        <w:rPr>
          <w:rFonts w:ascii="AdihausDIN" w:hAnsi="AdihausDIN" w:cs="AdihausDIN"/>
          <w:lang w:eastAsia="zh-CN"/>
        </w:rPr>
        <w:t xml:space="preserve"> Q</w:t>
      </w:r>
      <w:r w:rsidR="00503D0C" w:rsidRPr="11949793">
        <w:rPr>
          <w:rFonts w:ascii="AdihausDIN" w:hAnsi="AdihausDIN" w:cs="AdihausDIN"/>
          <w:lang w:eastAsia="zh-CN"/>
        </w:rPr>
        <w:t>uotation</w:t>
      </w:r>
      <w:r w:rsidRPr="11949793">
        <w:rPr>
          <w:rFonts w:ascii="AdihausDIN" w:hAnsi="AdihausDIN" w:cs="AdihausDIN"/>
          <w:lang w:eastAsia="zh-CN"/>
        </w:rPr>
        <w:t xml:space="preserve">) </w:t>
      </w:r>
    </w:p>
    <w:p w14:paraId="15440F6F" w14:textId="3C6F1E60" w:rsidR="71D55365" w:rsidRDefault="71D55365" w:rsidP="11949793">
      <w:pPr>
        <w:rPr>
          <w:rFonts w:ascii="AdihausDIN" w:hAnsi="AdihausDIN" w:cs="AdihausDIN"/>
          <w:lang w:eastAsia="zh-CN"/>
        </w:rPr>
      </w:pPr>
      <w:r w:rsidRPr="11949793">
        <w:rPr>
          <w:rFonts w:ascii="AdihausDIN" w:hAnsi="AdihausDIN" w:cs="AdihausDIN"/>
          <w:lang w:eastAsia="zh-CN"/>
        </w:rPr>
        <w:t>*</w:t>
      </w:r>
      <w:proofErr w:type="gramStart"/>
      <w:r w:rsidRPr="11949793">
        <w:rPr>
          <w:rFonts w:ascii="AdihausDIN" w:hAnsi="AdihausDIN" w:cs="AdihausDIN"/>
          <w:lang w:eastAsia="zh-CN"/>
        </w:rPr>
        <w:t>adidas</w:t>
      </w:r>
      <w:proofErr w:type="gramEnd"/>
      <w:r w:rsidRPr="11949793">
        <w:rPr>
          <w:rFonts w:ascii="AdihausDIN" w:hAnsi="AdihausDIN" w:cs="AdihausDIN"/>
          <w:lang w:eastAsia="zh-CN"/>
        </w:rPr>
        <w:t xml:space="preserve"> will complete the POC validation by Oct 16.</w:t>
      </w:r>
    </w:p>
    <w:p w14:paraId="118A45E3" w14:textId="0207F245" w:rsidR="00F90E2B" w:rsidRPr="00C75089" w:rsidRDefault="00F90E2B" w:rsidP="00F43A06">
      <w:pPr>
        <w:pStyle w:val="Heading3"/>
        <w:rPr>
          <w:rFonts w:ascii="AdihausDIN" w:hAnsi="AdihausDIN" w:cs="AdihausDIN"/>
          <w:lang w:val="en-US"/>
        </w:rPr>
      </w:pPr>
      <w:bookmarkStart w:id="75" w:name="_Toc64998580"/>
      <w:r w:rsidRPr="00C75089">
        <w:rPr>
          <w:rFonts w:ascii="AdihausDIN" w:hAnsi="AdihausDIN" w:cs="AdihausDIN" w:hint="eastAsia"/>
          <w:lang w:val="en-US"/>
        </w:rPr>
        <w:t>Vendor Presentation</w:t>
      </w:r>
      <w:bookmarkEnd w:id="75"/>
    </w:p>
    <w:p w14:paraId="670C35F0" w14:textId="0EB1B3D7" w:rsidR="00F90E2B" w:rsidRPr="00C75089" w:rsidRDefault="00F90E2B" w:rsidP="00B45DD6">
      <w:pPr>
        <w:rPr>
          <w:rFonts w:ascii="AdihausDIN" w:hAnsi="AdihausDIN" w:cs="AdihausDIN"/>
          <w:color w:val="00B050"/>
          <w:lang w:val="en-US" w:eastAsia="zh-CN"/>
        </w:rPr>
      </w:pPr>
      <w:r w:rsidRPr="11949793">
        <w:rPr>
          <w:rFonts w:ascii="AdihausDIN" w:hAnsi="AdihausDIN" w:cs="AdihausDIN"/>
          <w:lang w:val="en-US" w:eastAsia="zh-CN"/>
        </w:rPr>
        <w:t xml:space="preserve">The </w:t>
      </w:r>
      <w:proofErr w:type="gramStart"/>
      <w:r w:rsidR="00EC5A71" w:rsidRPr="11949793">
        <w:rPr>
          <w:rFonts w:ascii="AdihausDIN" w:hAnsi="AdihausDIN" w:cs="AdihausDIN"/>
          <w:lang w:val="en-US" w:eastAsia="zh-CN"/>
        </w:rPr>
        <w:t>first round</w:t>
      </w:r>
      <w:proofErr w:type="gramEnd"/>
      <w:r w:rsidR="00EC5A71" w:rsidRPr="11949793">
        <w:rPr>
          <w:rFonts w:ascii="AdihausDIN" w:hAnsi="AdihausDIN" w:cs="AdihausDIN"/>
          <w:lang w:val="en-US" w:eastAsia="zh-CN"/>
        </w:rPr>
        <w:t xml:space="preserve"> vendor p</w:t>
      </w:r>
      <w:r w:rsidRPr="11949793">
        <w:rPr>
          <w:rFonts w:ascii="AdihausDIN" w:hAnsi="AdihausDIN" w:cs="AdihausDIN"/>
          <w:lang w:val="en-US" w:eastAsia="zh-CN"/>
        </w:rPr>
        <w:t xml:space="preserve">resentation will be arranged </w:t>
      </w:r>
      <w:proofErr w:type="gramStart"/>
      <w:r w:rsidRPr="11949793">
        <w:rPr>
          <w:rFonts w:ascii="AdihausDIN" w:hAnsi="AdihausDIN" w:cs="AdihausDIN"/>
          <w:lang w:val="en-US" w:eastAsia="zh-CN"/>
        </w:rPr>
        <w:t>on</w:t>
      </w:r>
      <w:proofErr w:type="gramEnd"/>
      <w:r w:rsidRPr="11949793">
        <w:rPr>
          <w:rFonts w:ascii="AdihausDIN" w:hAnsi="AdihausDIN" w:cs="AdihausDIN"/>
          <w:lang w:val="en-US" w:eastAsia="zh-CN"/>
        </w:rPr>
        <w:t xml:space="preserve"> </w:t>
      </w:r>
      <w:r w:rsidR="0001374D">
        <w:rPr>
          <w:rFonts w:ascii="AdihausDIN" w:hAnsi="AdihausDIN" w:cs="AdihausDIN"/>
          <w:color w:val="00B050"/>
          <w:lang w:eastAsia="zh-CN"/>
        </w:rPr>
        <w:t>16</w:t>
      </w:r>
      <w:r w:rsidR="0001374D" w:rsidRPr="0001374D">
        <w:rPr>
          <w:rFonts w:ascii="AdihausDIN" w:hAnsi="AdihausDIN" w:cs="AdihausDIN"/>
          <w:color w:val="00B050"/>
          <w:vertAlign w:val="superscript"/>
          <w:lang w:eastAsia="zh-CN"/>
        </w:rPr>
        <w:t>th</w:t>
      </w:r>
      <w:r w:rsidR="0001374D">
        <w:rPr>
          <w:rFonts w:ascii="AdihausDIN" w:hAnsi="AdihausDIN" w:cs="AdihausDIN"/>
          <w:color w:val="00B050"/>
          <w:lang w:eastAsia="zh-CN"/>
        </w:rPr>
        <w:t xml:space="preserve"> Mar</w:t>
      </w:r>
    </w:p>
    <w:bookmarkEnd w:id="72"/>
    <w:p w14:paraId="4B99056E" w14:textId="77777777" w:rsidR="00F84EB4" w:rsidRPr="00C75089" w:rsidRDefault="00F84EB4" w:rsidP="00B45DD6">
      <w:pPr>
        <w:rPr>
          <w:rFonts w:ascii="AdihausDIN" w:hAnsi="AdihausDIN" w:cs="AdihausDIN"/>
          <w:color w:val="E36C0A"/>
          <w:lang w:val="en-US" w:eastAsia="zh-CN"/>
        </w:rPr>
      </w:pPr>
    </w:p>
    <w:p w14:paraId="698A7260" w14:textId="15C10B73" w:rsidR="00F84EB4" w:rsidRPr="00C75089" w:rsidRDefault="00F84EB4">
      <w:pPr>
        <w:rPr>
          <w:rFonts w:ascii="AdihausDIN" w:hAnsi="AdihausDIN" w:cs="AdihausDIN"/>
          <w:color w:val="00B050"/>
          <w:lang w:val="en-US" w:eastAsia="zh-CN"/>
        </w:rPr>
      </w:pPr>
      <w:r w:rsidRPr="00C75089">
        <w:rPr>
          <w:rFonts w:ascii="AdihausDIN" w:hAnsi="AdihausDIN" w:cs="AdihausDIN"/>
          <w:lang w:val="en-US" w:eastAsia="zh-CN"/>
        </w:rPr>
        <w:t xml:space="preserve">The </w:t>
      </w:r>
      <w:proofErr w:type="gramStart"/>
      <w:r w:rsidRPr="00C75089">
        <w:rPr>
          <w:rFonts w:ascii="AdihausDIN" w:hAnsi="AdihausDIN" w:cs="AdihausDIN"/>
          <w:lang w:val="en-US" w:eastAsia="zh-CN"/>
        </w:rPr>
        <w:t>second round</w:t>
      </w:r>
      <w:proofErr w:type="gramEnd"/>
      <w:r w:rsidRPr="00C75089">
        <w:rPr>
          <w:rFonts w:ascii="AdihausDIN" w:hAnsi="AdihausDIN" w:cs="AdihausDIN"/>
          <w:lang w:val="en-US" w:eastAsia="zh-CN"/>
        </w:rPr>
        <w:t xml:space="preserve"> vendor presentation will be arranged on </w:t>
      </w:r>
      <w:r w:rsidR="00B32F81" w:rsidRPr="00C75089">
        <w:rPr>
          <w:rFonts w:ascii="AdihausDIN" w:hAnsi="AdihausDIN" w:cs="AdihausDIN"/>
          <w:color w:val="00B050"/>
          <w:lang w:val="en-US" w:eastAsia="zh-CN"/>
        </w:rPr>
        <w:t>TBD</w:t>
      </w:r>
    </w:p>
    <w:p w14:paraId="43F5261C" w14:textId="6833E7A4" w:rsidR="25A60FAB" w:rsidRPr="00C75089" w:rsidRDefault="25A60FAB">
      <w:pPr>
        <w:rPr>
          <w:rFonts w:ascii="AdihausDIN" w:hAnsi="AdihausDIN" w:cs="AdihausDIN"/>
          <w:color w:val="E36C0A"/>
          <w:lang w:val="en-US" w:eastAsia="zh-CN"/>
        </w:rPr>
      </w:pPr>
    </w:p>
    <w:p w14:paraId="5665F027" w14:textId="77777777" w:rsidR="00541577" w:rsidRPr="00C75089" w:rsidRDefault="00541577" w:rsidP="00F43A06">
      <w:pPr>
        <w:pStyle w:val="Heading3"/>
        <w:rPr>
          <w:rFonts w:ascii="AdihausDIN" w:hAnsi="AdihausDIN" w:cs="AdihausDIN"/>
          <w:lang w:val="en-US"/>
        </w:rPr>
      </w:pPr>
      <w:bookmarkStart w:id="76" w:name="_Toc64998581"/>
      <w:r w:rsidRPr="00C75089">
        <w:rPr>
          <w:rFonts w:ascii="AdihausDIN" w:hAnsi="AdihausDIN" w:cs="AdihausDIN"/>
          <w:lang w:val="en-US"/>
        </w:rPr>
        <w:t>Questions</w:t>
      </w:r>
      <w:bookmarkEnd w:id="76"/>
      <w:r w:rsidRPr="00C75089">
        <w:rPr>
          <w:rFonts w:ascii="AdihausDIN" w:hAnsi="AdihausDIN" w:cs="AdihausDIN"/>
          <w:lang w:val="en-US"/>
        </w:rPr>
        <w:t xml:space="preserve"> </w:t>
      </w:r>
    </w:p>
    <w:p w14:paraId="0B0C722A" w14:textId="77777777" w:rsidR="00541577" w:rsidRPr="00C75089" w:rsidRDefault="00656F0C" w:rsidP="00F43A06">
      <w:pPr>
        <w:rPr>
          <w:rFonts w:ascii="AdihausDIN" w:hAnsi="AdihausDIN" w:cs="AdihausDIN"/>
          <w:lang w:val="en-US" w:eastAsia="zh-CN"/>
        </w:rPr>
      </w:pPr>
      <w:r w:rsidRPr="00C75089">
        <w:rPr>
          <w:rFonts w:ascii="AdihausDIN" w:hAnsi="AdihausDIN" w:cs="AdihausDIN"/>
          <w:lang w:val="en-US"/>
        </w:rPr>
        <w:t xml:space="preserve">If you have any specific questions, please contact adidas focal points </w:t>
      </w:r>
      <w:r w:rsidR="00317572" w:rsidRPr="00C75089">
        <w:rPr>
          <w:rFonts w:ascii="AdihausDIN" w:hAnsi="AdihausDIN" w:cs="AdihausDIN"/>
          <w:lang w:val="en-US"/>
        </w:rPr>
        <w:t xml:space="preserve">listed as </w:t>
      </w:r>
      <w:r w:rsidR="0076375D" w:rsidRPr="00C75089">
        <w:rPr>
          <w:rFonts w:ascii="AdihausDIN" w:hAnsi="AdihausDIN" w:cs="AdihausDIN"/>
          <w:lang w:val="en-US"/>
        </w:rPr>
        <w:t>follows</w:t>
      </w:r>
      <w:r w:rsidR="005E230A" w:rsidRPr="00C75089">
        <w:rPr>
          <w:rFonts w:ascii="AdihausDIN" w:hAnsi="AdihausDIN" w:cs="AdihausDIN"/>
          <w:lang w:val="en-US"/>
        </w:rPr>
        <w:t>:</w:t>
      </w:r>
    </w:p>
    <w:p w14:paraId="1DCD1A84" w14:textId="77777777" w:rsidR="001605D9" w:rsidRPr="00C75089" w:rsidRDefault="001605D9" w:rsidP="00F43A06">
      <w:pPr>
        <w:rPr>
          <w:rFonts w:ascii="AdihausDIN" w:hAnsi="AdihausDIN" w:cs="AdihausDIN"/>
          <w:lang w:val="en-US" w:eastAsia="zh-CN"/>
        </w:rPr>
      </w:pPr>
      <w:r w:rsidRPr="00C75089">
        <w:rPr>
          <w:rFonts w:ascii="AdihausDIN" w:hAnsi="AdihausDIN" w:cs="AdihausDIN" w:hint="eastAsia"/>
          <w:lang w:val="en-US" w:eastAsia="zh-CN"/>
        </w:rPr>
        <w:t>Company:</w:t>
      </w:r>
    </w:p>
    <w:p w14:paraId="79DCAA08" w14:textId="77777777" w:rsidR="001605D9" w:rsidRPr="00C75089" w:rsidRDefault="001605D9" w:rsidP="00F43A06">
      <w:pPr>
        <w:rPr>
          <w:rFonts w:ascii="AdihausDIN" w:hAnsi="AdihausDIN" w:cs="AdihausDIN"/>
          <w:lang w:val="en-US" w:eastAsia="zh-CN"/>
        </w:rPr>
      </w:pPr>
      <w:r w:rsidRPr="00C75089">
        <w:rPr>
          <w:rFonts w:ascii="AdihausDIN" w:hAnsi="AdihausDIN" w:cs="AdihausDIN"/>
          <w:lang w:val="en-US" w:eastAsia="zh-CN"/>
        </w:rPr>
        <w:t>A</w:t>
      </w:r>
      <w:r w:rsidRPr="00C75089">
        <w:rPr>
          <w:rFonts w:ascii="AdihausDIN" w:hAnsi="AdihausDIN" w:cs="AdihausDIN" w:hint="eastAsia"/>
          <w:lang w:val="en-US" w:eastAsia="zh-CN"/>
        </w:rPr>
        <w:t>didas Sports (China)</w:t>
      </w:r>
      <w:r w:rsidR="00043E87" w:rsidRPr="00C75089">
        <w:rPr>
          <w:rFonts w:ascii="AdihausDIN" w:hAnsi="AdihausDIN" w:cs="AdihausDIN" w:hint="eastAsia"/>
          <w:lang w:val="en-US" w:eastAsia="zh-CN"/>
        </w:rPr>
        <w:t xml:space="preserve"> Co. Ltd</w:t>
      </w:r>
    </w:p>
    <w:p w14:paraId="2EFD0F1D" w14:textId="681CBEF3" w:rsidR="002865D7" w:rsidRPr="00C75089" w:rsidRDefault="002865D7" w:rsidP="00F43A06">
      <w:pPr>
        <w:rPr>
          <w:rFonts w:ascii="AdihausDIN" w:hAnsi="AdihausDIN" w:cs="AdihausDIN"/>
          <w:lang w:val="en-US" w:eastAsia="zh-CN"/>
        </w:rPr>
      </w:pPr>
      <w:proofErr w:type="spellStart"/>
      <w:r w:rsidRPr="00C75089">
        <w:rPr>
          <w:rFonts w:ascii="AdihausDIN" w:hAnsi="AdihausDIN" w:cs="AdihausDIN"/>
          <w:lang w:val="en-US" w:eastAsia="zh-CN"/>
        </w:rPr>
        <w:t>Xujiahui</w:t>
      </w:r>
      <w:proofErr w:type="spellEnd"/>
      <w:r w:rsidRPr="00C75089">
        <w:rPr>
          <w:rFonts w:ascii="AdihausDIN" w:hAnsi="AdihausDIN" w:cs="AdihausDIN"/>
          <w:lang w:val="en-US" w:eastAsia="zh-CN"/>
        </w:rPr>
        <w:t xml:space="preserve"> TWO ITC, No. 160, </w:t>
      </w:r>
      <w:proofErr w:type="spellStart"/>
      <w:r w:rsidRPr="00C75089">
        <w:rPr>
          <w:rFonts w:ascii="AdihausDIN" w:hAnsi="AdihausDIN" w:cs="AdihausDIN"/>
          <w:lang w:val="en-US" w:eastAsia="zh-CN"/>
        </w:rPr>
        <w:t>Gongcheng</w:t>
      </w:r>
      <w:proofErr w:type="spellEnd"/>
      <w:r w:rsidRPr="00C75089">
        <w:rPr>
          <w:rFonts w:ascii="AdihausDIN" w:hAnsi="AdihausDIN" w:cs="AdihausDIN"/>
          <w:lang w:val="en-US" w:eastAsia="zh-CN"/>
        </w:rPr>
        <w:t xml:space="preserve"> Road, Xuhui District Shanghai 200030 China </w:t>
      </w:r>
    </w:p>
    <w:p w14:paraId="39CE0E8B" w14:textId="465110C4" w:rsidR="00043E87" w:rsidRPr="00C75089" w:rsidRDefault="00043E87" w:rsidP="00F43A06">
      <w:pPr>
        <w:rPr>
          <w:rFonts w:ascii="AdihausDIN" w:hAnsi="AdihausDIN" w:cs="AdihausDIN"/>
          <w:lang w:val="en-US" w:eastAsia="zh-CN"/>
        </w:rPr>
      </w:pPr>
      <w:r w:rsidRPr="00C75089">
        <w:rPr>
          <w:rFonts w:ascii="AdihausDIN" w:hAnsi="AdihausDIN" w:cs="AdihausDIN" w:hint="eastAsia"/>
          <w:lang w:val="en-US" w:eastAsia="zh-CN"/>
        </w:rPr>
        <w:t>Key Contacts:</w:t>
      </w:r>
    </w:p>
    <w:p w14:paraId="64C74022" w14:textId="2E382BA0" w:rsidR="009A3253" w:rsidRPr="00267439" w:rsidRDefault="00043E87" w:rsidP="00F43A06">
      <w:pPr>
        <w:rPr>
          <w:rFonts w:ascii="AdihausDIN" w:hAnsi="AdihausDIN" w:cs="AdihausDIN"/>
          <w:color w:val="000000" w:themeColor="text1"/>
          <w:lang w:val="en-US" w:eastAsia="zh-CN"/>
        </w:rPr>
      </w:pPr>
      <w:r w:rsidRPr="00267439">
        <w:rPr>
          <w:rFonts w:ascii="AdihausDIN" w:hAnsi="AdihausDIN" w:cs="AdihausDIN" w:hint="eastAsia"/>
          <w:color w:val="000000" w:themeColor="text1"/>
          <w:lang w:val="en-US" w:eastAsia="zh-CN"/>
        </w:rPr>
        <w:t xml:space="preserve">IT: </w:t>
      </w:r>
    </w:p>
    <w:p w14:paraId="7E7DE521" w14:textId="6A3D4AF5" w:rsidR="003D256A" w:rsidRDefault="006278A4" w:rsidP="00302A22">
      <w:pPr>
        <w:rPr>
          <w:rFonts w:ascii="AdihausDIN" w:hAnsi="AdihausDIN" w:cs="AdihausDIN"/>
          <w:color w:val="000000" w:themeColor="text1"/>
          <w:lang w:val="en-US" w:eastAsia="zh-CN"/>
        </w:rPr>
      </w:pPr>
      <w:r>
        <w:rPr>
          <w:rFonts w:ascii="AdihausDIN" w:hAnsi="AdihausDIN" w:cs="AdihausDIN" w:hint="eastAsia"/>
          <w:color w:val="000000" w:themeColor="text1"/>
          <w:lang w:val="en-US" w:eastAsia="zh-CN"/>
        </w:rPr>
        <w:t>Lu, Jane</w:t>
      </w:r>
    </w:p>
    <w:p w14:paraId="621FDED9" w14:textId="78643AD1" w:rsidR="008672AC" w:rsidRPr="00267439" w:rsidRDefault="006278A4" w:rsidP="00302A22">
      <w:pPr>
        <w:rPr>
          <w:rFonts w:ascii="AdihausDIN" w:hAnsi="AdihausDIN" w:cs="AdihausDIN"/>
          <w:color w:val="000000" w:themeColor="text1"/>
          <w:lang w:val="en-US" w:eastAsia="zh-CN"/>
        </w:rPr>
      </w:pPr>
      <w:r>
        <w:rPr>
          <w:rFonts w:ascii="AdihausDIN" w:hAnsi="AdihausDIN" w:cs="AdihausDIN"/>
          <w:color w:val="000000" w:themeColor="text1"/>
          <w:lang w:val="en-US" w:eastAsia="zh-CN"/>
        </w:rPr>
        <w:t>J</w:t>
      </w:r>
      <w:r>
        <w:rPr>
          <w:rFonts w:ascii="AdihausDIN" w:hAnsi="AdihausDIN" w:cs="AdihausDIN" w:hint="eastAsia"/>
          <w:color w:val="000000" w:themeColor="text1"/>
          <w:lang w:val="en-US" w:eastAsia="zh-CN"/>
        </w:rPr>
        <w:t>ane.lu@adidas.com</w:t>
      </w:r>
    </w:p>
    <w:p w14:paraId="1DA927C0" w14:textId="2297E17D" w:rsidR="00B7073E" w:rsidRPr="007E64FE" w:rsidRDefault="006278A4" w:rsidP="00302A22">
      <w:pPr>
        <w:rPr>
          <w:rFonts w:ascii="AdihausDIN" w:hAnsi="AdihausDIN" w:cs="AdihausDIN"/>
          <w:color w:val="000000" w:themeColor="text1"/>
          <w:lang w:val="fr-FR" w:eastAsia="zh-CN"/>
        </w:rPr>
      </w:pPr>
      <w:r w:rsidRPr="007E64FE">
        <w:rPr>
          <w:rFonts w:ascii="AdihausDIN" w:hAnsi="AdihausDIN" w:cs="AdihausDIN" w:hint="eastAsia"/>
          <w:color w:val="000000" w:themeColor="text1"/>
          <w:lang w:val="fr-FR" w:eastAsia="zh-CN"/>
        </w:rPr>
        <w:t>Zhang, Christina</w:t>
      </w:r>
    </w:p>
    <w:p w14:paraId="2FDE8F37" w14:textId="28B7954F" w:rsidR="006278A4" w:rsidRPr="007E64FE" w:rsidRDefault="006278A4" w:rsidP="00302A22">
      <w:pPr>
        <w:rPr>
          <w:rFonts w:ascii="AdihausDIN" w:hAnsi="AdihausDIN" w:cs="AdihausDIN"/>
          <w:color w:val="000000" w:themeColor="text1"/>
          <w:lang w:val="fr-FR" w:eastAsia="zh-CN"/>
        </w:rPr>
      </w:pPr>
      <w:r w:rsidRPr="007E64FE">
        <w:rPr>
          <w:rFonts w:ascii="AdihausDIN" w:hAnsi="AdihausDIN" w:cs="AdihausDIN"/>
          <w:color w:val="000000" w:themeColor="text1"/>
          <w:lang w:val="fr-FR" w:eastAsia="zh-CN"/>
        </w:rPr>
        <w:t>C</w:t>
      </w:r>
      <w:r w:rsidRPr="007E64FE">
        <w:rPr>
          <w:rFonts w:ascii="AdihausDIN" w:hAnsi="AdihausDIN" w:cs="AdihausDIN" w:hint="eastAsia"/>
          <w:color w:val="000000" w:themeColor="text1"/>
          <w:lang w:val="fr-FR" w:eastAsia="zh-CN"/>
        </w:rPr>
        <w:t>hristina.zhang@adidas.com</w:t>
      </w:r>
    </w:p>
    <w:p w14:paraId="77DC57E2" w14:textId="77777777" w:rsidR="001346FC" w:rsidRPr="007E64FE" w:rsidRDefault="001346FC" w:rsidP="00302A22">
      <w:pPr>
        <w:rPr>
          <w:rFonts w:ascii="AdihausDIN" w:hAnsi="AdihausDIN" w:cs="AdihausDIN"/>
          <w:color w:val="000000" w:themeColor="text1"/>
          <w:lang w:val="fr-FR" w:eastAsia="zh-CN"/>
        </w:rPr>
      </w:pPr>
    </w:p>
    <w:p w14:paraId="1C5F25E9" w14:textId="4322A444" w:rsidR="003D256A" w:rsidRPr="00267439" w:rsidRDefault="00232F14" w:rsidP="00302A22">
      <w:pPr>
        <w:rPr>
          <w:rFonts w:ascii="AdihausDIN" w:hAnsi="AdihausDIN" w:cs="AdihausDIN"/>
          <w:color w:val="000000" w:themeColor="text1"/>
          <w:lang w:val="en-US" w:eastAsia="zh-CN"/>
        </w:rPr>
      </w:pPr>
      <w:r>
        <w:rPr>
          <w:rFonts w:ascii="AdihausDIN" w:hAnsi="AdihausDIN" w:cs="AdihausDIN" w:hint="eastAsia"/>
          <w:color w:val="000000" w:themeColor="text1"/>
          <w:lang w:val="en-US" w:eastAsia="zh-CN"/>
        </w:rPr>
        <w:t>Marketing</w:t>
      </w:r>
      <w:r w:rsidR="003D256A" w:rsidRPr="00267439">
        <w:rPr>
          <w:rFonts w:ascii="AdihausDIN" w:hAnsi="AdihausDIN" w:cs="AdihausDIN" w:hint="eastAsia"/>
          <w:color w:val="000000" w:themeColor="text1"/>
          <w:lang w:val="en-US" w:eastAsia="zh-CN"/>
        </w:rPr>
        <w:t>:</w:t>
      </w:r>
    </w:p>
    <w:p w14:paraId="4C5F2A06" w14:textId="5FCB5B1B" w:rsidR="00844821" w:rsidRDefault="00232F14" w:rsidP="00302A22">
      <w:pPr>
        <w:rPr>
          <w:rFonts w:ascii="AdihausDIN" w:hAnsi="AdihausDIN" w:cs="AdihausDIN"/>
          <w:color w:val="000000" w:themeColor="text1"/>
          <w:lang w:val="en-US" w:eastAsia="zh-CN"/>
        </w:rPr>
      </w:pPr>
      <w:r>
        <w:rPr>
          <w:rFonts w:ascii="AdihausDIN" w:hAnsi="AdihausDIN" w:cs="AdihausDIN" w:hint="eastAsia"/>
          <w:color w:val="000000" w:themeColor="text1"/>
          <w:lang w:val="en-US" w:eastAsia="zh-CN"/>
        </w:rPr>
        <w:t>Qiu, Vikki</w:t>
      </w:r>
    </w:p>
    <w:p w14:paraId="2123B14C" w14:textId="689C1E4A" w:rsidR="00232F14" w:rsidRDefault="00232F14" w:rsidP="00302A22">
      <w:pPr>
        <w:rPr>
          <w:rFonts w:ascii="AdihausDIN" w:hAnsi="AdihausDIN" w:cs="AdihausDIN"/>
          <w:color w:val="000000" w:themeColor="text1"/>
          <w:lang w:val="en-US" w:eastAsia="zh-CN"/>
        </w:rPr>
      </w:pPr>
      <w:hyperlink r:id="rId9" w:history="1">
        <w:r w:rsidRPr="00047F47">
          <w:rPr>
            <w:rStyle w:val="Hyperlink"/>
            <w:rFonts w:ascii="AdihausDIN" w:hAnsi="AdihausDIN" w:cs="AdihausDIN"/>
            <w:lang w:val="en-US" w:eastAsia="zh-CN"/>
          </w:rPr>
          <w:t>Vikki.qiu@adidas.com</w:t>
        </w:r>
      </w:hyperlink>
    </w:p>
    <w:p w14:paraId="45322FE2" w14:textId="52D33E7A" w:rsidR="008672AC" w:rsidRDefault="008672AC" w:rsidP="00302A22">
      <w:pPr>
        <w:rPr>
          <w:rFonts w:ascii="AdihausDIN" w:hAnsi="AdihausDIN" w:cs="AdihausDIN"/>
          <w:color w:val="000000" w:themeColor="text1"/>
          <w:lang w:val="en-US" w:eastAsia="zh-CN"/>
        </w:rPr>
      </w:pPr>
      <w:r>
        <w:rPr>
          <w:rFonts w:ascii="AdihausDIN" w:hAnsi="AdihausDIN" w:cs="AdihausDIN" w:hint="eastAsia"/>
          <w:color w:val="000000" w:themeColor="text1"/>
          <w:lang w:val="en-US" w:eastAsia="zh-CN"/>
        </w:rPr>
        <w:t xml:space="preserve">Wu, </w:t>
      </w:r>
      <w:r>
        <w:rPr>
          <w:rFonts w:ascii="AdihausDIN" w:hAnsi="AdihausDIN" w:cs="AdihausDIN"/>
          <w:color w:val="000000" w:themeColor="text1"/>
          <w:lang w:val="en-US" w:eastAsia="zh-CN"/>
        </w:rPr>
        <w:t>P</w:t>
      </w:r>
      <w:r>
        <w:rPr>
          <w:rFonts w:ascii="AdihausDIN" w:hAnsi="AdihausDIN" w:cs="AdihausDIN" w:hint="eastAsia"/>
          <w:color w:val="000000" w:themeColor="text1"/>
          <w:lang w:val="en-US" w:eastAsia="zh-CN"/>
        </w:rPr>
        <w:t>eipei</w:t>
      </w:r>
    </w:p>
    <w:p w14:paraId="5D31C76A" w14:textId="38AFF2C5" w:rsidR="00E33C3A" w:rsidRPr="00267439" w:rsidRDefault="008672AC" w:rsidP="00302A22">
      <w:pPr>
        <w:rPr>
          <w:rFonts w:ascii="AdihausDIN" w:hAnsi="AdihausDIN" w:cs="AdihausDIN"/>
          <w:color w:val="000000" w:themeColor="text1"/>
          <w:lang w:val="en-US" w:eastAsia="zh-CN"/>
        </w:rPr>
      </w:pPr>
      <w:r>
        <w:rPr>
          <w:rFonts w:ascii="AdihausDIN" w:hAnsi="AdihausDIN" w:cs="AdihausDIN"/>
          <w:color w:val="000000" w:themeColor="text1"/>
          <w:lang w:val="en-US" w:eastAsia="zh-CN"/>
        </w:rPr>
        <w:t>P</w:t>
      </w:r>
      <w:r>
        <w:rPr>
          <w:rFonts w:ascii="AdihausDIN" w:hAnsi="AdihausDIN" w:cs="AdihausDIN" w:hint="eastAsia"/>
          <w:color w:val="000000" w:themeColor="text1"/>
          <w:lang w:val="en-US" w:eastAsia="zh-CN"/>
        </w:rPr>
        <w:t>eipei.wu@adidas.com</w:t>
      </w:r>
    </w:p>
    <w:p w14:paraId="64A50EA2" w14:textId="3EA4F558" w:rsidR="009A3253" w:rsidRPr="00267439" w:rsidRDefault="00F136EC" w:rsidP="00F43A06">
      <w:pPr>
        <w:rPr>
          <w:rFonts w:ascii="AdihausDIN" w:hAnsi="AdihausDIN" w:cs="AdihausDIN"/>
          <w:color w:val="000000" w:themeColor="text1"/>
          <w:lang w:val="de-DE" w:eastAsia="zh-CN"/>
        </w:rPr>
      </w:pPr>
      <w:r w:rsidRPr="00267439">
        <w:rPr>
          <w:rFonts w:ascii="AdihausDIN" w:hAnsi="AdihausDIN" w:cs="AdihausDIN"/>
          <w:color w:val="000000" w:themeColor="text1"/>
          <w:lang w:val="de-DE" w:eastAsia="zh-CN"/>
        </w:rPr>
        <w:br/>
      </w:r>
      <w:r w:rsidR="00043E87" w:rsidRPr="00267439">
        <w:rPr>
          <w:rFonts w:ascii="AdihausDIN" w:hAnsi="AdihausDIN" w:cs="AdihausDIN" w:hint="eastAsia"/>
          <w:color w:val="000000" w:themeColor="text1"/>
          <w:lang w:val="de-DE" w:eastAsia="zh-CN"/>
        </w:rPr>
        <w:t xml:space="preserve">Purchasing: </w:t>
      </w:r>
    </w:p>
    <w:p w14:paraId="7C849A76" w14:textId="4948C911" w:rsidR="008822E8" w:rsidRPr="0001374D" w:rsidRDefault="0001374D" w:rsidP="00F43A06">
      <w:pPr>
        <w:rPr>
          <w:rFonts w:ascii="AdihausDIN" w:hAnsi="AdihausDIN" w:cs="AdihausDIN"/>
          <w:color w:val="000000" w:themeColor="text1"/>
          <w:lang w:val="en-US" w:eastAsia="zh-CN"/>
        </w:rPr>
      </w:pPr>
      <w:r w:rsidRPr="0001374D">
        <w:rPr>
          <w:rFonts w:ascii="AdihausDIN" w:hAnsi="AdihausDIN" w:cs="AdihausDIN"/>
          <w:color w:val="000000" w:themeColor="text1"/>
          <w:lang w:val="en-US" w:eastAsia="zh-CN"/>
        </w:rPr>
        <w:t>Lili Zhao</w:t>
      </w:r>
    </w:p>
    <w:p w14:paraId="79342904" w14:textId="4162667C" w:rsidR="0001374D" w:rsidRPr="0001374D" w:rsidRDefault="0001374D" w:rsidP="00F43A06">
      <w:pPr>
        <w:rPr>
          <w:rFonts w:ascii="AdihausDIN" w:hAnsi="AdihausDIN" w:cs="AdihausDIN"/>
          <w:color w:val="000000" w:themeColor="text1"/>
          <w:lang w:val="en-US" w:eastAsia="zh-CN"/>
        </w:rPr>
      </w:pPr>
      <w:r w:rsidRPr="0001374D">
        <w:rPr>
          <w:rFonts w:ascii="AdihausDIN" w:hAnsi="AdihausDIN" w:cs="AdihausDIN"/>
          <w:color w:val="000000" w:themeColor="text1"/>
          <w:lang w:val="en-US" w:eastAsia="zh-CN"/>
        </w:rPr>
        <w:t>Lili.zhao2@adidas.com</w:t>
      </w:r>
    </w:p>
    <w:p w14:paraId="08E3AF3F" w14:textId="77777777" w:rsidR="006F38E3" w:rsidRPr="00C75089" w:rsidRDefault="006F38E3" w:rsidP="00F43A06">
      <w:pPr>
        <w:pStyle w:val="Heading2"/>
        <w:rPr>
          <w:rFonts w:ascii="AdihausDIN" w:hAnsi="AdihausDIN" w:cs="AdihausDIN"/>
          <w:color w:val="00B050"/>
          <w:lang w:val="en-US"/>
        </w:rPr>
      </w:pPr>
      <w:bookmarkStart w:id="77" w:name="_Toc64998582"/>
      <w:r w:rsidRPr="00C75089">
        <w:rPr>
          <w:rFonts w:ascii="AdihausDIN" w:hAnsi="AdihausDIN" w:cs="AdihausDIN"/>
          <w:color w:val="00B050"/>
          <w:lang w:val="en-US"/>
        </w:rPr>
        <w:t>Proposal Content</w:t>
      </w:r>
      <w:bookmarkEnd w:id="77"/>
    </w:p>
    <w:p w14:paraId="6A7C04CA" w14:textId="0EC5B0E3" w:rsidR="006F38E3" w:rsidRPr="00C75089" w:rsidRDefault="006F38E3" w:rsidP="00F43A06">
      <w:pPr>
        <w:rPr>
          <w:rFonts w:ascii="AdihausDIN" w:hAnsi="AdihausDIN" w:cs="AdihausDIN"/>
          <w:lang w:val="en-US"/>
        </w:rPr>
      </w:pPr>
      <w:commentRangeStart w:id="78"/>
      <w:r w:rsidRPr="00C75089">
        <w:rPr>
          <w:rFonts w:ascii="AdihausDIN" w:hAnsi="AdihausDIN" w:cs="AdihausDIN"/>
          <w:lang w:val="en-US"/>
        </w:rPr>
        <w:t xml:space="preserve">The proposal should contain at least the following </w:t>
      </w:r>
      <w:r w:rsidR="0076375D" w:rsidRPr="00C75089">
        <w:rPr>
          <w:rFonts w:ascii="AdihausDIN" w:hAnsi="AdihausDIN" w:cs="AdihausDIN"/>
          <w:lang w:val="en-US"/>
        </w:rPr>
        <w:t>information:</w:t>
      </w:r>
    </w:p>
    <w:commentRangeEnd w:id="78"/>
    <w:p w14:paraId="6807D6BC" w14:textId="77777777" w:rsidR="003B1A49" w:rsidRDefault="003C5B49" w:rsidP="00F43A06">
      <w:pPr>
        <w:rPr>
          <w:rFonts w:ascii="AdihausDIN" w:hAnsi="AdihausDIN" w:cs="AdihausDIN"/>
          <w:lang w:val="en-US" w:eastAsia="zh-CN"/>
        </w:rPr>
      </w:pPr>
      <w:r w:rsidRPr="00C75089">
        <w:rPr>
          <w:rStyle w:val="CommentReference"/>
          <w:rFonts w:ascii="AdihausDIN" w:hAnsi="AdihausDIN" w:cs="AdihausDIN"/>
          <w:sz w:val="20"/>
          <w:lang w:val="en-US"/>
        </w:rPr>
        <w:commentReference w:id="78"/>
      </w:r>
      <w:r w:rsidR="007F3D25" w:rsidRPr="00C75089">
        <w:rPr>
          <w:rFonts w:ascii="AdihausDIN" w:hAnsi="AdihausDIN" w:cs="AdihausDIN"/>
          <w:lang w:val="en-US"/>
        </w:rPr>
        <w:t>- Technical architecture and solution design</w:t>
      </w:r>
      <w:r w:rsidR="007F3D25" w:rsidRPr="00C75089">
        <w:rPr>
          <w:rFonts w:ascii="AdihausDIN" w:hAnsi="AdihausDIN" w:cs="AdihausDIN"/>
          <w:lang w:val="en-US"/>
        </w:rPr>
        <w:br/>
        <w:t>- Integration plan with existing systems</w:t>
      </w:r>
    </w:p>
    <w:p w14:paraId="511FB9D9" w14:textId="7EBAEA54" w:rsidR="00302A22" w:rsidRPr="00C75089" w:rsidRDefault="003B1A49" w:rsidP="00F43A06">
      <w:pPr>
        <w:rPr>
          <w:rFonts w:ascii="AdihausDIN" w:hAnsi="AdihausDIN" w:cs="AdihausDIN"/>
          <w:lang w:val="en-US" w:eastAsia="zh-CN"/>
        </w:rPr>
      </w:pPr>
      <w:r>
        <w:rPr>
          <w:rFonts w:ascii="AdihausDIN" w:hAnsi="AdihausDIN" w:cs="AdihausDIN" w:hint="eastAsia"/>
          <w:lang w:val="en-US" w:eastAsia="zh-CN"/>
        </w:rPr>
        <w:t xml:space="preserve">- Data Source and coverage </w:t>
      </w:r>
      <w:r w:rsidR="007F3D25" w:rsidRPr="00C75089">
        <w:rPr>
          <w:rFonts w:ascii="AdihausDIN" w:hAnsi="AdihausDIN" w:cs="AdihausDIN" w:hint="eastAsia"/>
          <w:lang w:val="en-US" w:eastAsia="zh-CN"/>
        </w:rPr>
        <w:br/>
      </w:r>
      <w:r w:rsidR="007F3D25" w:rsidRPr="00C75089">
        <w:rPr>
          <w:rFonts w:ascii="AdihausDIN" w:hAnsi="AdihausDIN" w:cs="AdihausDIN"/>
          <w:lang w:val="en-US"/>
        </w:rPr>
        <w:t>- Performance benchmarks (accuracy, latency, scalability)</w:t>
      </w:r>
      <w:r w:rsidR="007F3D25" w:rsidRPr="00C75089">
        <w:rPr>
          <w:rFonts w:ascii="AdihausDIN" w:hAnsi="AdihausDIN" w:cs="AdihausDIN"/>
          <w:lang w:val="en-US"/>
        </w:rPr>
        <w:br/>
        <w:t>- Implementation timeline and resource plan</w:t>
      </w:r>
      <w:r w:rsidR="007F3D25" w:rsidRPr="00C75089">
        <w:rPr>
          <w:rFonts w:ascii="AdihausDIN" w:hAnsi="AdihausDIN" w:cs="AdihausDIN"/>
          <w:lang w:val="en-US"/>
        </w:rPr>
        <w:br/>
        <w:t>- Commercial proposal (pricing, licensing, support)</w:t>
      </w:r>
    </w:p>
    <w:p w14:paraId="568772A4" w14:textId="480B9794" w:rsidR="00302A22" w:rsidRPr="00C75089" w:rsidRDefault="00302A22" w:rsidP="00F43A06">
      <w:pPr>
        <w:rPr>
          <w:rFonts w:ascii="AdihausDIN" w:hAnsi="AdihausDIN" w:cs="AdihausDIN"/>
          <w:lang w:val="en-US"/>
        </w:rPr>
      </w:pPr>
    </w:p>
    <w:p w14:paraId="7FC2E513" w14:textId="77777777" w:rsidR="00302A22" w:rsidRPr="00C75089" w:rsidRDefault="00302A22" w:rsidP="00F43A06">
      <w:pPr>
        <w:rPr>
          <w:rFonts w:ascii="AdihausDIN" w:hAnsi="AdihausDIN" w:cs="AdihausDIN"/>
          <w:lang w:val="en-US"/>
        </w:rPr>
      </w:pPr>
    </w:p>
    <w:p w14:paraId="3D1EDEB4" w14:textId="77777777" w:rsidR="000056AE" w:rsidRPr="00C75089" w:rsidRDefault="000056AE" w:rsidP="00F43A06">
      <w:pPr>
        <w:pStyle w:val="Heading2"/>
        <w:rPr>
          <w:rFonts w:ascii="AdihausDIN" w:hAnsi="AdihausDIN" w:cs="AdihausDIN"/>
          <w:lang w:val="en-US"/>
        </w:rPr>
      </w:pPr>
      <w:bookmarkStart w:id="79" w:name="_Toc64978334"/>
      <w:bookmarkStart w:id="80" w:name="_Toc64998516"/>
      <w:bookmarkStart w:id="81" w:name="_Toc64998583"/>
      <w:bookmarkStart w:id="82" w:name="_Toc64978335"/>
      <w:bookmarkStart w:id="83" w:name="_Toc64998517"/>
      <w:bookmarkStart w:id="84" w:name="_Toc64998584"/>
      <w:bookmarkStart w:id="85" w:name="_Toc64998585"/>
      <w:bookmarkEnd w:id="79"/>
      <w:bookmarkEnd w:id="80"/>
      <w:bookmarkEnd w:id="81"/>
      <w:bookmarkEnd w:id="82"/>
      <w:bookmarkEnd w:id="83"/>
      <w:bookmarkEnd w:id="84"/>
      <w:commentRangeStart w:id="86"/>
      <w:r w:rsidRPr="00C75089">
        <w:rPr>
          <w:rFonts w:ascii="AdihausDIN" w:hAnsi="AdihausDIN" w:cs="AdihausDIN"/>
          <w:lang w:val="en-US"/>
        </w:rPr>
        <w:t>Vendor Selection Criteria</w:t>
      </w:r>
      <w:bookmarkEnd w:id="85"/>
      <w:r w:rsidR="00F71E29" w:rsidRPr="00C75089">
        <w:rPr>
          <w:rFonts w:ascii="AdihausDIN" w:hAnsi="AdihausDIN" w:cs="AdihausDIN"/>
          <w:lang w:val="en-US"/>
        </w:rPr>
        <w:t xml:space="preserve"> </w:t>
      </w:r>
      <w:commentRangeEnd w:id="86"/>
      <w:r w:rsidR="003C5B49" w:rsidRPr="00C75089">
        <w:rPr>
          <w:rStyle w:val="CommentReference"/>
          <w:rFonts w:ascii="AdihausDIN" w:hAnsi="AdihausDIN" w:cs="AdihausDIN"/>
          <w:sz w:val="26"/>
          <w:lang w:val="en-US"/>
        </w:rPr>
        <w:commentReference w:id="86"/>
      </w:r>
    </w:p>
    <w:p w14:paraId="2AA19A91" w14:textId="5C9956F7" w:rsidR="000056AE" w:rsidRPr="00C75089" w:rsidRDefault="000056AE" w:rsidP="00F43A06">
      <w:pPr>
        <w:rPr>
          <w:rFonts w:ascii="AdihausDIN" w:hAnsi="AdihausDIN" w:cs="AdihausDIN"/>
          <w:lang w:val="en-US"/>
        </w:rPr>
      </w:pPr>
      <w:r w:rsidRPr="00C75089">
        <w:rPr>
          <w:rFonts w:ascii="AdihausDIN" w:hAnsi="AdihausDIN" w:cs="AdihausDIN"/>
          <w:lang w:val="en-US"/>
        </w:rPr>
        <w:t xml:space="preserve">Following receipt of the responses, </w:t>
      </w:r>
      <w:r w:rsidR="00B2620B" w:rsidRPr="00C75089">
        <w:rPr>
          <w:rFonts w:ascii="AdihausDIN" w:hAnsi="AdihausDIN" w:cs="AdihausDIN"/>
          <w:lang w:val="en-US"/>
        </w:rPr>
        <w:t xml:space="preserve">adidas will </w:t>
      </w:r>
      <w:proofErr w:type="spellStart"/>
      <w:r w:rsidR="00B2620B" w:rsidRPr="00C75089">
        <w:rPr>
          <w:rFonts w:ascii="AdihausDIN" w:hAnsi="AdihausDIN" w:cs="AdihausDIN"/>
          <w:lang w:val="en-US"/>
        </w:rPr>
        <w:t>analyse</w:t>
      </w:r>
      <w:proofErr w:type="spellEnd"/>
      <w:r w:rsidR="00B2620B" w:rsidRPr="00C75089">
        <w:rPr>
          <w:rFonts w:ascii="AdihausDIN" w:hAnsi="AdihausDIN" w:cs="AdihausDIN"/>
          <w:lang w:val="en-US"/>
        </w:rPr>
        <w:t xml:space="preserve"> </w:t>
      </w:r>
      <w:r w:rsidRPr="00C75089">
        <w:rPr>
          <w:rFonts w:ascii="AdihausDIN" w:hAnsi="AdihausDIN" w:cs="AdihausDIN"/>
          <w:lang w:val="en-US"/>
        </w:rPr>
        <w:t>according to the definition of requirements</w:t>
      </w:r>
      <w:r w:rsidR="004200E8" w:rsidRPr="00C75089">
        <w:rPr>
          <w:rFonts w:ascii="AdihausDIN" w:hAnsi="AdihausDIN" w:cs="AdihausDIN"/>
          <w:lang w:val="en-US"/>
        </w:rPr>
        <w:t xml:space="preserve"> (a</w:t>
      </w:r>
      <w:r w:rsidRPr="00C75089">
        <w:rPr>
          <w:rFonts w:ascii="AdihausDIN" w:hAnsi="AdihausDIN" w:cs="AdihausDIN"/>
          <w:lang w:val="en-US"/>
        </w:rPr>
        <w:t xml:space="preserve">t least the following criteria will be </w:t>
      </w:r>
      <w:proofErr w:type="gramStart"/>
      <w:r w:rsidRPr="00C75089">
        <w:rPr>
          <w:rFonts w:ascii="AdihausDIN" w:hAnsi="AdihausDIN" w:cs="AdihausDIN"/>
          <w:lang w:val="en-US"/>
        </w:rPr>
        <w:t>taken into account</w:t>
      </w:r>
      <w:proofErr w:type="gramEnd"/>
      <w:r w:rsidR="001C2B76" w:rsidRPr="00C75089">
        <w:rPr>
          <w:rFonts w:ascii="AdihausDIN" w:hAnsi="AdihausDIN" w:cs="AdihausDIN"/>
          <w:lang w:val="en-US"/>
        </w:rPr>
        <w:t xml:space="preserve"> but in no </w:t>
      </w:r>
      <w:proofErr w:type="gramStart"/>
      <w:r w:rsidR="001C2B76" w:rsidRPr="00C75089">
        <w:rPr>
          <w:rFonts w:ascii="AdihausDIN" w:hAnsi="AdihausDIN" w:cs="AdihausDIN"/>
          <w:lang w:val="en-US"/>
        </w:rPr>
        <w:t>particular order</w:t>
      </w:r>
      <w:proofErr w:type="gramEnd"/>
      <w:r w:rsidR="001C2B76" w:rsidRPr="00C75089">
        <w:rPr>
          <w:rFonts w:ascii="AdihausDIN" w:hAnsi="AdihausDIN" w:cs="AdihausDIN"/>
          <w:lang w:val="en-US"/>
        </w:rPr>
        <w:t xml:space="preserve"> of preference</w:t>
      </w:r>
      <w:r w:rsidR="004200E8" w:rsidRPr="00C75089">
        <w:rPr>
          <w:rFonts w:ascii="AdihausDIN" w:hAnsi="AdihausDIN" w:cs="AdihausDIN"/>
          <w:lang w:val="en-US"/>
        </w:rPr>
        <w:t>)</w:t>
      </w:r>
      <w:r w:rsidR="008E516C" w:rsidRPr="00C75089">
        <w:rPr>
          <w:rFonts w:ascii="AdihausDIN" w:hAnsi="AdihausDIN" w:cs="AdihausDIN"/>
          <w:lang w:val="en-US"/>
        </w:rPr>
        <w:t>:</w:t>
      </w:r>
    </w:p>
    <w:p w14:paraId="22AE1F7E" w14:textId="5B3E2D4D" w:rsidR="00DC5337" w:rsidRPr="00C75089" w:rsidRDefault="00B2620B" w:rsidP="000C0789">
      <w:pPr>
        <w:numPr>
          <w:ilvl w:val="0"/>
          <w:numId w:val="3"/>
        </w:numPr>
        <w:rPr>
          <w:rFonts w:ascii="AdihausDIN" w:hAnsi="AdihausDIN" w:cs="AdihausDIN"/>
          <w:lang w:val="en-US"/>
        </w:rPr>
      </w:pPr>
      <w:r w:rsidRPr="00C75089">
        <w:rPr>
          <w:rFonts w:ascii="AdihausDIN" w:hAnsi="AdihausDIN" w:cs="AdihausDIN"/>
          <w:lang w:val="en-US"/>
        </w:rPr>
        <w:t>Vendor</w:t>
      </w:r>
      <w:r w:rsidR="009E4212" w:rsidRPr="00C75089">
        <w:rPr>
          <w:rFonts w:ascii="AdihausDIN" w:hAnsi="AdihausDIN" w:cs="AdihausDIN"/>
          <w:lang w:val="en-US"/>
        </w:rPr>
        <w:t>'</w:t>
      </w:r>
      <w:r w:rsidRPr="00C75089">
        <w:rPr>
          <w:rFonts w:ascii="AdihausDIN" w:hAnsi="AdihausDIN" w:cs="AdihausDIN"/>
          <w:lang w:val="en-US"/>
        </w:rPr>
        <w:t xml:space="preserve">s </w:t>
      </w:r>
      <w:r w:rsidR="00DC5337" w:rsidRPr="00C75089">
        <w:rPr>
          <w:rFonts w:ascii="AdihausDIN" w:hAnsi="AdihausDIN" w:cs="AdihausDIN"/>
          <w:lang w:val="en-US"/>
        </w:rPr>
        <w:t xml:space="preserve">understanding of adidas business and the </w:t>
      </w:r>
      <w:r w:rsidRPr="00C75089">
        <w:rPr>
          <w:rFonts w:ascii="AdihausDIN" w:hAnsi="AdihausDIN" w:cs="AdihausDIN"/>
          <w:lang w:val="en-US"/>
        </w:rPr>
        <w:t>project</w:t>
      </w:r>
    </w:p>
    <w:p w14:paraId="4ACA9FAE" w14:textId="7F5B00CC" w:rsidR="00B2620B" w:rsidRPr="00C75089" w:rsidRDefault="00B2620B" w:rsidP="000C0789">
      <w:pPr>
        <w:numPr>
          <w:ilvl w:val="0"/>
          <w:numId w:val="3"/>
        </w:numPr>
        <w:rPr>
          <w:rFonts w:ascii="AdihausDIN" w:hAnsi="AdihausDIN" w:cs="AdihausDIN"/>
          <w:lang w:val="en-US"/>
        </w:rPr>
      </w:pPr>
      <w:r w:rsidRPr="00C75089">
        <w:rPr>
          <w:rFonts w:ascii="AdihausDIN" w:hAnsi="AdihausDIN" w:cs="AdihausDIN"/>
          <w:lang w:val="en-US"/>
        </w:rPr>
        <w:t>Vendor</w:t>
      </w:r>
      <w:r w:rsidR="009E4212" w:rsidRPr="00C75089">
        <w:rPr>
          <w:rFonts w:ascii="AdihausDIN" w:hAnsi="AdihausDIN" w:cs="AdihausDIN"/>
          <w:lang w:val="en-US"/>
        </w:rPr>
        <w:t>'</w:t>
      </w:r>
      <w:r w:rsidRPr="00C75089">
        <w:rPr>
          <w:rFonts w:ascii="AdihausDIN" w:hAnsi="AdihausDIN" w:cs="AdihausDIN"/>
          <w:lang w:val="en-US"/>
        </w:rPr>
        <w:t>s technical capability</w:t>
      </w:r>
    </w:p>
    <w:p w14:paraId="44D60AAA" w14:textId="3098FFAA" w:rsidR="00B2620B" w:rsidRPr="00C75089" w:rsidRDefault="0096458F" w:rsidP="000C0789">
      <w:pPr>
        <w:numPr>
          <w:ilvl w:val="0"/>
          <w:numId w:val="3"/>
        </w:numPr>
        <w:rPr>
          <w:rFonts w:ascii="AdihausDIN" w:hAnsi="AdihausDIN" w:cs="AdihausDIN"/>
          <w:lang w:val="en-US"/>
        </w:rPr>
      </w:pPr>
      <w:r w:rsidRPr="00C75089">
        <w:rPr>
          <w:rFonts w:ascii="AdihausDIN" w:hAnsi="AdihausDIN" w:cs="AdihausDIN"/>
          <w:lang w:val="en-US"/>
        </w:rPr>
        <w:t xml:space="preserve">The </w:t>
      </w:r>
      <w:r w:rsidR="00B2620B" w:rsidRPr="00C75089">
        <w:rPr>
          <w:rFonts w:ascii="AdihausDIN" w:hAnsi="AdihausDIN" w:cs="AdihausDIN"/>
          <w:lang w:val="en-US"/>
        </w:rPr>
        <w:t>Vendor</w:t>
      </w:r>
      <w:r w:rsidR="009E4212" w:rsidRPr="00C75089">
        <w:rPr>
          <w:rFonts w:ascii="AdihausDIN" w:hAnsi="AdihausDIN" w:cs="AdihausDIN"/>
          <w:lang w:val="en-US"/>
        </w:rPr>
        <w:t>'</w:t>
      </w:r>
      <w:r w:rsidR="00B2620B" w:rsidRPr="00C75089">
        <w:rPr>
          <w:rFonts w:ascii="AdihausDIN" w:hAnsi="AdihausDIN" w:cs="AdihausDIN"/>
          <w:lang w:val="en-US"/>
        </w:rPr>
        <w:t>s resource availability and capability</w:t>
      </w:r>
    </w:p>
    <w:p w14:paraId="5514CA08" w14:textId="4FCF54DC" w:rsidR="000056AE" w:rsidRPr="00C75089" w:rsidRDefault="0096458F" w:rsidP="000C0789">
      <w:pPr>
        <w:numPr>
          <w:ilvl w:val="0"/>
          <w:numId w:val="3"/>
        </w:numPr>
        <w:rPr>
          <w:rFonts w:ascii="AdihausDIN" w:hAnsi="AdihausDIN" w:cs="AdihausDIN"/>
          <w:lang w:val="en-US"/>
        </w:rPr>
      </w:pPr>
      <w:r w:rsidRPr="00C75089">
        <w:rPr>
          <w:rFonts w:ascii="AdihausDIN" w:hAnsi="AdihausDIN" w:cs="AdihausDIN"/>
          <w:lang w:val="en-US" w:eastAsia="zh-CN"/>
        </w:rPr>
        <w:t xml:space="preserve">The </w:t>
      </w:r>
      <w:r w:rsidR="009E4212" w:rsidRPr="00C75089">
        <w:rPr>
          <w:rFonts w:ascii="AdihausDIN" w:hAnsi="AdihausDIN" w:cs="AdihausDIN"/>
          <w:lang w:val="en-US" w:eastAsia="zh-CN"/>
        </w:rPr>
        <w:t>V</w:t>
      </w:r>
      <w:r w:rsidR="00B2620B" w:rsidRPr="00C75089">
        <w:rPr>
          <w:rFonts w:ascii="AdihausDIN" w:hAnsi="AdihausDIN" w:cs="AdihausDIN"/>
          <w:lang w:val="en-US"/>
        </w:rPr>
        <w:t>endor</w:t>
      </w:r>
      <w:r w:rsidR="009E4212" w:rsidRPr="00C75089">
        <w:rPr>
          <w:rFonts w:ascii="AdihausDIN" w:hAnsi="AdihausDIN" w:cs="AdihausDIN"/>
          <w:lang w:val="en-US"/>
        </w:rPr>
        <w:t>'</w:t>
      </w:r>
      <w:r w:rsidR="00B2620B" w:rsidRPr="00C75089">
        <w:rPr>
          <w:rFonts w:ascii="AdihausDIN" w:hAnsi="AdihausDIN" w:cs="AdihausDIN"/>
          <w:lang w:val="en-US"/>
        </w:rPr>
        <w:t xml:space="preserve">s </w:t>
      </w:r>
      <w:r w:rsidR="00DC5337" w:rsidRPr="00C75089">
        <w:rPr>
          <w:rFonts w:ascii="AdihausDIN" w:hAnsi="AdihausDIN" w:cs="AdihausDIN"/>
          <w:lang w:val="en-US"/>
        </w:rPr>
        <w:t xml:space="preserve">vision fit </w:t>
      </w:r>
      <w:r w:rsidR="00B2620B" w:rsidRPr="00C75089">
        <w:rPr>
          <w:rFonts w:ascii="AdihausDIN" w:hAnsi="AdihausDIN" w:cs="AdihausDIN"/>
          <w:lang w:val="en-US"/>
        </w:rPr>
        <w:t xml:space="preserve">the </w:t>
      </w:r>
      <w:r w:rsidR="00DC5337" w:rsidRPr="00C75089">
        <w:rPr>
          <w:rFonts w:ascii="AdihausDIN" w:hAnsi="AdihausDIN" w:cs="AdihausDIN"/>
          <w:lang w:val="en-US"/>
        </w:rPr>
        <w:t>project o</w:t>
      </w:r>
      <w:r w:rsidR="000056AE" w:rsidRPr="00C75089">
        <w:rPr>
          <w:rFonts w:ascii="AdihausDIN" w:hAnsi="AdihausDIN" w:cs="AdihausDIN"/>
          <w:lang w:val="en-US"/>
        </w:rPr>
        <w:t>bjective</w:t>
      </w:r>
    </w:p>
    <w:p w14:paraId="2FD724C1" w14:textId="77777777" w:rsidR="00B45DD6" w:rsidRPr="00C75089" w:rsidRDefault="00B45DD6" w:rsidP="000C0789">
      <w:pPr>
        <w:numPr>
          <w:ilvl w:val="0"/>
          <w:numId w:val="3"/>
        </w:numPr>
        <w:rPr>
          <w:rFonts w:ascii="AdihausDIN" w:hAnsi="AdihausDIN" w:cs="AdihausDIN"/>
          <w:lang w:val="en-US"/>
        </w:rPr>
      </w:pPr>
      <w:r w:rsidRPr="00C75089">
        <w:rPr>
          <w:rFonts w:ascii="AdihausDIN" w:hAnsi="AdihausDIN" w:cs="AdihausDIN"/>
          <w:lang w:val="en-US"/>
        </w:rPr>
        <w:t xml:space="preserve">Overall project suitability and sustainability as a </w:t>
      </w:r>
      <w:proofErr w:type="gramStart"/>
      <w:r w:rsidRPr="00C75089">
        <w:rPr>
          <w:rFonts w:ascii="AdihausDIN" w:hAnsi="AdihausDIN" w:cs="AdihausDIN"/>
          <w:lang w:val="en-US"/>
        </w:rPr>
        <w:t>long term</w:t>
      </w:r>
      <w:proofErr w:type="gramEnd"/>
      <w:r w:rsidRPr="00C75089">
        <w:rPr>
          <w:rFonts w:ascii="AdihausDIN" w:hAnsi="AdihausDIN" w:cs="AdihausDIN"/>
          <w:lang w:val="en-US"/>
        </w:rPr>
        <w:t xml:space="preserve"> project</w:t>
      </w:r>
    </w:p>
    <w:p w14:paraId="025F50A8" w14:textId="77777777" w:rsidR="00D312E2" w:rsidRPr="00C75089" w:rsidRDefault="00D312E2" w:rsidP="000C0789">
      <w:pPr>
        <w:numPr>
          <w:ilvl w:val="0"/>
          <w:numId w:val="3"/>
        </w:numPr>
        <w:rPr>
          <w:rFonts w:ascii="AdihausDIN" w:hAnsi="AdihausDIN" w:cs="AdihausDIN"/>
          <w:lang w:val="en-US"/>
        </w:rPr>
      </w:pPr>
      <w:r w:rsidRPr="00C75089">
        <w:rPr>
          <w:rFonts w:ascii="AdihausDIN" w:hAnsi="AdihausDIN" w:cs="AdihausDIN"/>
          <w:lang w:val="en-US"/>
        </w:rPr>
        <w:t>Total cost including initial investment and on-going maintenance</w:t>
      </w:r>
    </w:p>
    <w:p w14:paraId="4CDC6A0A" w14:textId="24565302" w:rsidR="00DC03BD" w:rsidRPr="00C75089" w:rsidRDefault="000056AE" w:rsidP="000C0789">
      <w:pPr>
        <w:numPr>
          <w:ilvl w:val="0"/>
          <w:numId w:val="3"/>
        </w:numPr>
        <w:rPr>
          <w:rFonts w:ascii="AdihausDIN" w:hAnsi="AdihausDIN" w:cs="AdihausDIN"/>
          <w:lang w:val="en-US"/>
        </w:rPr>
      </w:pPr>
      <w:r w:rsidRPr="00C75089">
        <w:rPr>
          <w:rFonts w:ascii="AdihausDIN" w:hAnsi="AdihausDIN" w:cs="AdihausDIN"/>
          <w:lang w:val="en-US"/>
        </w:rPr>
        <w:t xml:space="preserve">Scalability and </w:t>
      </w:r>
      <w:r w:rsidR="00B2620B" w:rsidRPr="00C75089">
        <w:rPr>
          <w:rFonts w:ascii="AdihausDIN" w:hAnsi="AdihausDIN" w:cs="AdihausDIN"/>
          <w:lang w:val="en-US"/>
        </w:rPr>
        <w:t>f</w:t>
      </w:r>
      <w:r w:rsidRPr="00C75089">
        <w:rPr>
          <w:rFonts w:ascii="AdihausDIN" w:hAnsi="AdihausDIN" w:cs="AdihausDIN"/>
          <w:lang w:val="en-US"/>
        </w:rPr>
        <w:t>lexibility</w:t>
      </w:r>
    </w:p>
    <w:p w14:paraId="29878796" w14:textId="77777777" w:rsidR="00DC03BD" w:rsidRPr="00C75089" w:rsidRDefault="00DC03BD" w:rsidP="000C0789">
      <w:pPr>
        <w:numPr>
          <w:ilvl w:val="0"/>
          <w:numId w:val="3"/>
        </w:numPr>
        <w:rPr>
          <w:rFonts w:ascii="AdihausDIN" w:hAnsi="AdihausDIN" w:cs="AdihausDIN"/>
          <w:lang w:val="en-US"/>
        </w:rPr>
      </w:pPr>
      <w:proofErr w:type="gramStart"/>
      <w:r w:rsidRPr="00C75089">
        <w:rPr>
          <w:rFonts w:ascii="AdihausDIN" w:hAnsi="AdihausDIN" w:cs="AdihausDIN"/>
          <w:lang w:val="en-US"/>
        </w:rPr>
        <w:t>Ease</w:t>
      </w:r>
      <w:proofErr w:type="gramEnd"/>
      <w:r w:rsidRPr="00C75089">
        <w:rPr>
          <w:rFonts w:ascii="AdihausDIN" w:hAnsi="AdihausDIN" w:cs="AdihausDIN"/>
          <w:lang w:val="en-US"/>
        </w:rPr>
        <w:t xml:space="preserve"> of integration and subsequent deployment</w:t>
      </w:r>
    </w:p>
    <w:p w14:paraId="79A9D547" w14:textId="77777777" w:rsidR="003245B0" w:rsidRPr="00C75089" w:rsidRDefault="00031EE9" w:rsidP="000C0789">
      <w:pPr>
        <w:numPr>
          <w:ilvl w:val="0"/>
          <w:numId w:val="3"/>
        </w:numPr>
        <w:rPr>
          <w:rFonts w:ascii="AdihausDIN" w:hAnsi="AdihausDIN" w:cs="AdihausDIN"/>
          <w:lang w:val="en-US"/>
        </w:rPr>
      </w:pPr>
      <w:r w:rsidRPr="00C75089">
        <w:rPr>
          <w:rFonts w:ascii="AdihausDIN" w:hAnsi="AdihausDIN" w:cs="AdihausDIN"/>
          <w:lang w:val="en-US"/>
        </w:rPr>
        <w:t xml:space="preserve">Bilingual </w:t>
      </w:r>
      <w:r w:rsidR="003245B0" w:rsidRPr="00C75089">
        <w:rPr>
          <w:rFonts w:ascii="AdihausDIN" w:hAnsi="AdihausDIN" w:cs="AdihausDIN"/>
          <w:lang w:val="en-US"/>
        </w:rPr>
        <w:t>support</w:t>
      </w:r>
      <w:r w:rsidRPr="00C75089">
        <w:rPr>
          <w:rFonts w:ascii="AdihausDIN" w:hAnsi="AdihausDIN" w:cs="AdihausDIN"/>
          <w:lang w:val="en-US"/>
        </w:rPr>
        <w:t xml:space="preserve"> (Chinese + English)</w:t>
      </w:r>
    </w:p>
    <w:p w14:paraId="05E9B47B" w14:textId="77777777" w:rsidR="00DC5337" w:rsidRPr="00C75089" w:rsidRDefault="000056AE" w:rsidP="000C0789">
      <w:pPr>
        <w:numPr>
          <w:ilvl w:val="0"/>
          <w:numId w:val="3"/>
        </w:numPr>
        <w:rPr>
          <w:rFonts w:ascii="AdihausDIN" w:hAnsi="AdihausDIN" w:cs="AdihausDIN"/>
          <w:lang w:val="en-US"/>
        </w:rPr>
      </w:pPr>
      <w:r w:rsidRPr="00C75089">
        <w:rPr>
          <w:rFonts w:ascii="AdihausDIN" w:hAnsi="AdihausDIN" w:cs="AdihausDIN"/>
          <w:lang w:val="en-US"/>
        </w:rPr>
        <w:t>Responsiveness and timeline commitment</w:t>
      </w:r>
    </w:p>
    <w:p w14:paraId="4B9B206F" w14:textId="77777777" w:rsidR="000056AE" w:rsidRPr="00C75089" w:rsidRDefault="000056AE" w:rsidP="000C0789">
      <w:pPr>
        <w:numPr>
          <w:ilvl w:val="0"/>
          <w:numId w:val="3"/>
        </w:numPr>
        <w:rPr>
          <w:rFonts w:ascii="AdihausDIN" w:hAnsi="AdihausDIN" w:cs="AdihausDIN"/>
          <w:lang w:val="en-US"/>
        </w:rPr>
      </w:pPr>
      <w:r w:rsidRPr="00C75089">
        <w:rPr>
          <w:rFonts w:ascii="AdihausDIN" w:hAnsi="AdihausDIN" w:cs="AdihausDIN"/>
          <w:lang w:val="en-US"/>
        </w:rPr>
        <w:t>A</w:t>
      </w:r>
      <w:r w:rsidR="00DC5337" w:rsidRPr="00C75089">
        <w:rPr>
          <w:rFonts w:ascii="AdihausDIN" w:hAnsi="AdihausDIN" w:cs="AdihausDIN"/>
          <w:lang w:val="en-US"/>
        </w:rPr>
        <w:t>ttractiveness and applicability of features outside</w:t>
      </w:r>
      <w:r w:rsidR="004200E8" w:rsidRPr="00C75089">
        <w:rPr>
          <w:rFonts w:ascii="AdihausDIN" w:hAnsi="AdihausDIN" w:cs="AdihausDIN"/>
          <w:lang w:val="en-US"/>
        </w:rPr>
        <w:t>/beyond</w:t>
      </w:r>
      <w:r w:rsidR="00DC5337" w:rsidRPr="00C75089">
        <w:rPr>
          <w:rFonts w:ascii="AdihausDIN" w:hAnsi="AdihausDIN" w:cs="AdihausDIN"/>
          <w:lang w:val="en-US"/>
        </w:rPr>
        <w:t xml:space="preserve"> the requirement</w:t>
      </w:r>
      <w:r w:rsidR="004200E8" w:rsidRPr="00C75089">
        <w:rPr>
          <w:rFonts w:ascii="AdihausDIN" w:hAnsi="AdihausDIN" w:cs="AdihausDIN"/>
          <w:lang w:val="en-US"/>
        </w:rPr>
        <w:t>s</w:t>
      </w:r>
    </w:p>
    <w:p w14:paraId="066D52DC" w14:textId="77777777" w:rsidR="00B4152A" w:rsidRPr="00C75089" w:rsidRDefault="00B4152A" w:rsidP="000C0789">
      <w:pPr>
        <w:numPr>
          <w:ilvl w:val="0"/>
          <w:numId w:val="3"/>
        </w:numPr>
        <w:rPr>
          <w:rFonts w:ascii="AdihausDIN" w:hAnsi="AdihausDIN" w:cs="AdihausDIN"/>
          <w:color w:val="000000" w:themeColor="text1"/>
          <w:lang w:val="en-US"/>
        </w:rPr>
      </w:pPr>
      <w:r w:rsidRPr="00C75089">
        <w:rPr>
          <w:rFonts w:ascii="AdihausDIN" w:hAnsi="AdihausDIN" w:cs="AdihausDIN"/>
          <w:color w:val="000000" w:themeColor="text1"/>
          <w:lang w:val="en-US"/>
        </w:rPr>
        <w:t>Service expertise:</w:t>
      </w:r>
      <w:r w:rsidRPr="00C75089">
        <w:rPr>
          <w:rFonts w:ascii="AdihausDIN" w:hAnsi="AdihausDIN" w:cs="AdihausDIN"/>
          <w:color w:val="000000" w:themeColor="text1"/>
          <w:lang w:val="en-US" w:eastAsia="zh-CN"/>
        </w:rPr>
        <w:t xml:space="preserve"> </w:t>
      </w:r>
      <w:r w:rsidRPr="00C75089">
        <w:rPr>
          <w:rFonts w:ascii="AdihausDIN" w:hAnsi="AdihausDIN" w:cs="AdihausDIN"/>
          <w:color w:val="000000" w:themeColor="text1"/>
          <w:lang w:val="en-US"/>
        </w:rPr>
        <w:t>Level of competence of the project team members</w:t>
      </w:r>
    </w:p>
    <w:p w14:paraId="16720CD5" w14:textId="14D157D6" w:rsidR="00700D42" w:rsidRPr="00C75089" w:rsidRDefault="00700D42" w:rsidP="00F43A06">
      <w:pPr>
        <w:pStyle w:val="Heading1"/>
        <w:ind w:right="26"/>
        <w:rPr>
          <w:rFonts w:ascii="AdihausDIN" w:hAnsi="AdihausDIN" w:cs="AdihausDIN"/>
          <w:b w:val="0"/>
          <w:lang w:val="en-US"/>
        </w:rPr>
      </w:pPr>
      <w:bookmarkStart w:id="87" w:name="_Toc528630046"/>
      <w:bookmarkStart w:id="88" w:name="_Toc528630051"/>
      <w:bookmarkStart w:id="89" w:name="_Toc528630068"/>
      <w:bookmarkStart w:id="90" w:name="_Toc528630089"/>
      <w:bookmarkStart w:id="91" w:name="_Toc528632340"/>
      <w:bookmarkStart w:id="92" w:name="_Toc528632345"/>
      <w:bookmarkStart w:id="93" w:name="_Toc528632362"/>
      <w:bookmarkStart w:id="94" w:name="_Toc528632391"/>
      <w:bookmarkStart w:id="95" w:name="_Toc528633862"/>
      <w:bookmarkStart w:id="96" w:name="_Toc528633867"/>
      <w:bookmarkStart w:id="97" w:name="_Toc528633884"/>
      <w:bookmarkStart w:id="98" w:name="_Toc528633916"/>
      <w:bookmarkStart w:id="99" w:name="_Toc529752582"/>
      <w:bookmarkStart w:id="100" w:name="_Toc529752601"/>
      <w:bookmarkStart w:id="101" w:name="_Toc529765839"/>
      <w:bookmarkStart w:id="102" w:name="_Toc529765858"/>
      <w:bookmarkStart w:id="103" w:name="_Toc529765881"/>
      <w:bookmarkStart w:id="104" w:name="_Toc529765900"/>
      <w:bookmarkStart w:id="105" w:name="_Toc529765953"/>
      <w:bookmarkStart w:id="106" w:name="_Toc529765957"/>
      <w:bookmarkStart w:id="107" w:name="_Toc529765975"/>
      <w:bookmarkStart w:id="108" w:name="_Toc529766012"/>
      <w:bookmarkStart w:id="109" w:name="_Toc529844269"/>
      <w:bookmarkStart w:id="110" w:name="_Toc530535271"/>
      <w:bookmarkStart w:id="111" w:name="_Toc530535307"/>
      <w:bookmarkStart w:id="112" w:name="_Toc4923051"/>
      <w:bookmarkStart w:id="113" w:name="_Toc4924017"/>
      <w:bookmarkStart w:id="114" w:name="_Toc4925413"/>
      <w:bookmarkStart w:id="115" w:name="_Toc5534563"/>
      <w:bookmarkStart w:id="116" w:name="_Toc5535216"/>
      <w:bookmarkStart w:id="117" w:name="_Toc5535256"/>
      <w:bookmarkStart w:id="118" w:name="_Toc13392228"/>
      <w:bookmarkStart w:id="119" w:name="_Toc64998586"/>
      <w:commentRangeStart w:id="120"/>
      <w:r w:rsidRPr="00C75089">
        <w:rPr>
          <w:rFonts w:ascii="AdihausDIN" w:hAnsi="AdihausDIN" w:cs="AdihausDIN"/>
          <w:b w:val="0"/>
          <w:lang w:val="en-US"/>
        </w:rPr>
        <w:t>Project Detail</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commentRangeEnd w:id="120"/>
      <w:r w:rsidR="003C5B49" w:rsidRPr="00C75089">
        <w:rPr>
          <w:rStyle w:val="CommentReference"/>
          <w:rFonts w:ascii="AdihausDIN" w:hAnsi="AdihausDIN" w:cs="AdihausDIN"/>
          <w:b w:val="0"/>
          <w:sz w:val="30"/>
          <w:lang w:val="en-US"/>
        </w:rPr>
        <w:commentReference w:id="120"/>
      </w:r>
    </w:p>
    <w:p w14:paraId="1299C43A" w14:textId="76A58495" w:rsidR="003D13EA" w:rsidRPr="00C75089" w:rsidRDefault="00EF05FB" w:rsidP="00F43A06">
      <w:pPr>
        <w:pStyle w:val="Heading2"/>
        <w:rPr>
          <w:rFonts w:ascii="AdihausDIN" w:hAnsi="AdihausDIN" w:cs="AdihausDIN"/>
          <w:lang w:val="en-US"/>
        </w:rPr>
      </w:pPr>
      <w:bookmarkStart w:id="121" w:name="_Toc64998587"/>
      <w:r w:rsidRPr="00C75089">
        <w:rPr>
          <w:rFonts w:ascii="AdihausDIN" w:hAnsi="AdihausDIN" w:cs="AdihausDIN"/>
          <w:lang w:val="en-US"/>
        </w:rPr>
        <w:t>Project</w:t>
      </w:r>
      <w:r w:rsidR="00C86F27" w:rsidRPr="00C75089">
        <w:rPr>
          <w:rFonts w:ascii="AdihausDIN" w:hAnsi="AdihausDIN" w:cs="AdihausDIN"/>
          <w:lang w:val="en-US"/>
        </w:rPr>
        <w:t xml:space="preserve"> Scope</w:t>
      </w:r>
      <w:bookmarkEnd w:id="121"/>
    </w:p>
    <w:p w14:paraId="0EF908EF" w14:textId="7BFC116E" w:rsidR="00A05069" w:rsidRPr="00C75089" w:rsidRDefault="00565B15" w:rsidP="00B45DD6">
      <w:pPr>
        <w:pStyle w:val="Heading3"/>
        <w:rPr>
          <w:rFonts w:ascii="AdihausDIN" w:hAnsi="AdihausDIN" w:cs="AdihausDIN"/>
          <w:color w:val="00B050"/>
          <w:sz w:val="24"/>
          <w:szCs w:val="24"/>
          <w:lang w:val="en-US" w:eastAsia="zh-CN"/>
        </w:rPr>
      </w:pPr>
      <w:bookmarkStart w:id="122" w:name="_Toc64998588"/>
      <w:r w:rsidRPr="00C75089">
        <w:rPr>
          <w:rFonts w:ascii="AdihausDIN" w:hAnsi="AdihausDIN" w:cs="AdihausDIN"/>
          <w:color w:val="00B050"/>
          <w:sz w:val="24"/>
          <w:szCs w:val="24"/>
          <w:lang w:val="en-US" w:eastAsia="zh-CN"/>
        </w:rPr>
        <w:t>Background</w:t>
      </w:r>
      <w:bookmarkEnd w:id="122"/>
    </w:p>
    <w:p w14:paraId="6BB3609F" w14:textId="507532A7" w:rsidR="00B133D9" w:rsidRPr="00B133D9" w:rsidRDefault="00B133D9" w:rsidP="00B133D9">
      <w:pPr>
        <w:pStyle w:val="Heading3"/>
        <w:numPr>
          <w:ilvl w:val="0"/>
          <w:numId w:val="0"/>
        </w:numPr>
        <w:rPr>
          <w:rFonts w:ascii="AdihausDIN" w:hAnsi="AdihausDIN" w:cs="AdihausDIN"/>
          <w:lang w:eastAsia="zh-CN"/>
        </w:rPr>
      </w:pPr>
      <w:proofErr w:type="spellStart"/>
      <w:r w:rsidRPr="00B133D9">
        <w:rPr>
          <w:rFonts w:ascii="AdihausDIN" w:hAnsi="AdihausDIN" w:cs="AdihausDIN"/>
          <w:i/>
          <w:iCs/>
          <w:lang w:val="en-US" w:eastAsia="zh-CN"/>
        </w:rPr>
        <w:t>adias</w:t>
      </w:r>
      <w:proofErr w:type="spellEnd"/>
      <w:r w:rsidRPr="00B133D9">
        <w:rPr>
          <w:rFonts w:ascii="AdihausDIN" w:hAnsi="AdihausDIN" w:cs="AdihausDIN"/>
          <w:i/>
          <w:iCs/>
          <w:lang w:val="en-US" w:eastAsia="zh-CN"/>
        </w:rPr>
        <w:t xml:space="preserve"> currently relies on internal first-party data (e.g., transaction history, on-site behavior, basic demographics) for member segmentation and marketing activation. While valuable, this data provides an incomplete view of our members' interests, and purchase intentions outside of our ecosystem.</w:t>
      </w:r>
    </w:p>
    <w:p w14:paraId="088C3BD0" w14:textId="77777777" w:rsidR="004A4BE5" w:rsidRDefault="00B133D9" w:rsidP="00B133D9">
      <w:pPr>
        <w:pStyle w:val="Heading3"/>
        <w:numPr>
          <w:ilvl w:val="0"/>
          <w:numId w:val="0"/>
        </w:numPr>
        <w:rPr>
          <w:rFonts w:ascii="AdihausDIN" w:hAnsi="AdihausDIN" w:cs="AdihausDIN"/>
          <w:lang w:eastAsia="zh-CN"/>
        </w:rPr>
      </w:pPr>
      <w:r w:rsidRPr="00B133D9">
        <w:rPr>
          <w:rFonts w:ascii="AdihausDIN" w:hAnsi="AdihausDIN" w:cs="AdihausDIN"/>
          <w:i/>
          <w:iCs/>
          <w:lang w:val="en-US" w:eastAsia="zh-CN"/>
        </w:rPr>
        <w:t>We have over 87M member base but only 14% with basic demographic data (name, gender, city)</w:t>
      </w:r>
    </w:p>
    <w:p w14:paraId="0892EAD6" w14:textId="57CDADAA" w:rsidR="00B133D9" w:rsidRPr="00B133D9" w:rsidRDefault="00B133D9" w:rsidP="00B133D9">
      <w:pPr>
        <w:pStyle w:val="Heading3"/>
        <w:numPr>
          <w:ilvl w:val="0"/>
          <w:numId w:val="0"/>
        </w:numPr>
        <w:rPr>
          <w:rFonts w:ascii="AdihausDIN" w:hAnsi="AdihausDIN" w:cs="AdihausDIN"/>
          <w:lang w:eastAsia="zh-CN"/>
        </w:rPr>
      </w:pPr>
      <w:r w:rsidRPr="00B133D9">
        <w:rPr>
          <w:rFonts w:ascii="AdihausDIN" w:hAnsi="AdihausDIN" w:cs="AdihausDIN"/>
          <w:i/>
          <w:iCs/>
          <w:lang w:val="en-US" w:eastAsia="zh-CN"/>
        </w:rPr>
        <w:t xml:space="preserve">Progress slowly with current collection methods, only </w:t>
      </w:r>
      <w:proofErr w:type="gramStart"/>
      <w:r w:rsidRPr="00B133D9">
        <w:rPr>
          <w:rFonts w:ascii="AdihausDIN" w:hAnsi="AdihausDIN" w:cs="AdihausDIN"/>
          <w:i/>
          <w:iCs/>
          <w:lang w:val="en-US" w:eastAsia="zh-CN"/>
        </w:rPr>
        <w:t>supplemented</w:t>
      </w:r>
      <w:proofErr w:type="gramEnd"/>
      <w:r w:rsidRPr="00B133D9">
        <w:rPr>
          <w:rFonts w:ascii="AdihausDIN" w:hAnsi="AdihausDIN" w:cs="AdihausDIN"/>
          <w:i/>
          <w:iCs/>
          <w:lang w:val="en-US" w:eastAsia="zh-CN"/>
        </w:rPr>
        <w:t xml:space="preserve"> 530k members’ basic profile in one year.</w:t>
      </w:r>
    </w:p>
    <w:p w14:paraId="1035AA5E" w14:textId="3FCE8BCC" w:rsidR="00302A22" w:rsidRPr="00B133D9" w:rsidDel="006C60EC" w:rsidRDefault="00302A22" w:rsidP="007F3D25">
      <w:pPr>
        <w:rPr>
          <w:del w:id="123" w:author="Shao, Spencer" w:date="2026-02-02T18:34:00Z" w16du:dateUtc="2026-02-02T10:34:00Z"/>
          <w:rFonts w:ascii="AdihausDIN" w:hAnsi="AdihausDIN" w:cs="AdihausDIN"/>
          <w:lang w:eastAsia="zh-CN"/>
        </w:rPr>
      </w:pPr>
    </w:p>
    <w:p w14:paraId="1A99DEF9" w14:textId="5562428A" w:rsidR="00302A22" w:rsidRPr="00C75089" w:rsidRDefault="00302A22" w:rsidP="00302A22">
      <w:pPr>
        <w:rPr>
          <w:rFonts w:ascii="AdihausDIN" w:hAnsi="AdihausDIN" w:cs="AdihausDIN"/>
          <w:lang w:val="en-US" w:eastAsia="zh-CN"/>
        </w:rPr>
      </w:pPr>
    </w:p>
    <w:p w14:paraId="6FF16FC4" w14:textId="5A6335A0" w:rsidR="00ED6632" w:rsidRDefault="00ED6632">
      <w:pPr>
        <w:pStyle w:val="Heading3"/>
        <w:rPr>
          <w:rFonts w:ascii="AdihausDIN" w:hAnsi="AdihausDIN" w:cs="AdihausDIN"/>
          <w:color w:val="00B050"/>
          <w:sz w:val="24"/>
          <w:szCs w:val="24"/>
          <w:lang w:val="en-US" w:eastAsia="zh-CN"/>
        </w:rPr>
      </w:pPr>
      <w:bookmarkStart w:id="124" w:name="_Toc64998589"/>
      <w:r w:rsidRPr="00C75089">
        <w:rPr>
          <w:rFonts w:ascii="AdihausDIN" w:hAnsi="AdihausDIN" w:cs="AdihausDIN"/>
          <w:color w:val="00B050"/>
          <w:sz w:val="24"/>
          <w:szCs w:val="24"/>
          <w:lang w:val="en-US" w:eastAsia="zh-CN"/>
        </w:rPr>
        <w:t>Objectives</w:t>
      </w:r>
      <w:bookmarkEnd w:id="124"/>
    </w:p>
    <w:p w14:paraId="578895D1" w14:textId="0FCFE003" w:rsidR="004A4BE5" w:rsidRPr="004A4BE5" w:rsidRDefault="004A4BE5" w:rsidP="00FB420A">
      <w:pPr>
        <w:numPr>
          <w:ilvl w:val="0"/>
          <w:numId w:val="4"/>
        </w:numPr>
        <w:rPr>
          <w:lang w:eastAsia="zh-CN"/>
        </w:rPr>
      </w:pPr>
      <w:r w:rsidRPr="004A4BE5">
        <w:rPr>
          <w:i/>
          <w:iCs/>
          <w:lang w:val="en-US" w:eastAsia="zh-CN"/>
        </w:rPr>
        <w:t xml:space="preserve">Enrich our internal member profiles by acquiring and integrating external data tags for </w:t>
      </w:r>
      <w:r>
        <w:rPr>
          <w:rFonts w:hint="eastAsia"/>
          <w:i/>
          <w:iCs/>
          <w:lang w:val="en-US" w:eastAsia="zh-CN"/>
        </w:rPr>
        <w:t>1</w:t>
      </w:r>
      <w:r w:rsidRPr="004A4BE5">
        <w:rPr>
          <w:i/>
          <w:iCs/>
          <w:lang w:val="en-US" w:eastAsia="zh-CN"/>
        </w:rPr>
        <w:t>0 million members.</w:t>
      </w:r>
    </w:p>
    <w:p w14:paraId="2DE8547C" w14:textId="77777777" w:rsidR="004A4BE5" w:rsidRPr="004A4BE5" w:rsidRDefault="004A4BE5" w:rsidP="00FB420A">
      <w:pPr>
        <w:numPr>
          <w:ilvl w:val="0"/>
          <w:numId w:val="4"/>
        </w:numPr>
        <w:rPr>
          <w:lang w:eastAsia="zh-CN"/>
        </w:rPr>
      </w:pPr>
      <w:r w:rsidRPr="004A4BE5">
        <w:rPr>
          <w:i/>
          <w:iCs/>
          <w:lang w:val="en-US" w:eastAsia="zh-CN"/>
        </w:rPr>
        <w:t>Build a 360-degree view of our customer base to drive precision marketing and sophisticated member operations.</w:t>
      </w:r>
    </w:p>
    <w:p w14:paraId="44FDDF8E" w14:textId="77777777" w:rsidR="004A4BE5" w:rsidRPr="004A4BE5" w:rsidRDefault="004A4BE5" w:rsidP="00FB420A">
      <w:pPr>
        <w:numPr>
          <w:ilvl w:val="0"/>
          <w:numId w:val="4"/>
        </w:numPr>
        <w:rPr>
          <w:lang w:eastAsia="zh-CN"/>
        </w:rPr>
      </w:pPr>
      <w:r w:rsidRPr="004A4BE5">
        <w:rPr>
          <w:i/>
          <w:iCs/>
          <w:lang w:val="en-US" w:eastAsia="zh-CN"/>
        </w:rPr>
        <w:t xml:space="preserve">Synchronize enriched member profile to store for personalized service and product recommendations. </w:t>
      </w:r>
    </w:p>
    <w:p w14:paraId="5A762180" w14:textId="77777777" w:rsidR="004A4BE5" w:rsidRPr="004A4BE5" w:rsidRDefault="004A4BE5" w:rsidP="00FB420A">
      <w:pPr>
        <w:numPr>
          <w:ilvl w:val="0"/>
          <w:numId w:val="4"/>
        </w:numPr>
        <w:rPr>
          <w:lang w:eastAsia="zh-CN"/>
        </w:rPr>
      </w:pPr>
      <w:r w:rsidRPr="004A4BE5">
        <w:rPr>
          <w:i/>
          <w:iCs/>
          <w:lang w:val="en-US" w:eastAsia="zh-CN"/>
        </w:rPr>
        <w:t xml:space="preserve">Build more </w:t>
      </w:r>
      <w:proofErr w:type="gramStart"/>
      <w:r w:rsidRPr="004A4BE5">
        <w:rPr>
          <w:i/>
          <w:iCs/>
          <w:lang w:val="en-US" w:eastAsia="zh-CN"/>
        </w:rPr>
        <w:t>precise</w:t>
      </w:r>
      <w:proofErr w:type="gramEnd"/>
      <w:r w:rsidRPr="004A4BE5">
        <w:rPr>
          <w:i/>
          <w:iCs/>
          <w:lang w:val="en-US" w:eastAsia="zh-CN"/>
        </w:rPr>
        <w:t xml:space="preserve"> by category member dashboard for channel and BU, better consumer understanding and data-driven decision making. </w:t>
      </w:r>
    </w:p>
    <w:p w14:paraId="4A2247A3" w14:textId="77777777" w:rsidR="004A4BE5" w:rsidRPr="004A4BE5" w:rsidRDefault="004A4BE5" w:rsidP="004A4BE5">
      <w:pPr>
        <w:rPr>
          <w:lang w:eastAsia="zh-CN"/>
        </w:rPr>
      </w:pPr>
    </w:p>
    <w:p w14:paraId="259E021A" w14:textId="74D5EBF8" w:rsidR="000B6B9D" w:rsidRDefault="009A2FE4">
      <w:pPr>
        <w:pStyle w:val="Heading3"/>
        <w:rPr>
          <w:rFonts w:ascii="AdihausDIN" w:hAnsi="AdihausDIN" w:cs="AdihausDIN"/>
          <w:color w:val="00B050"/>
          <w:sz w:val="24"/>
          <w:szCs w:val="24"/>
          <w:lang w:val="en-US" w:eastAsia="zh-CN"/>
        </w:rPr>
      </w:pPr>
      <w:bookmarkStart w:id="125" w:name="_Toc64978341"/>
      <w:bookmarkStart w:id="126" w:name="_Toc64998523"/>
      <w:bookmarkStart w:id="127" w:name="_Toc64998590"/>
      <w:bookmarkStart w:id="128" w:name="_Toc64978342"/>
      <w:bookmarkStart w:id="129" w:name="_Toc64998524"/>
      <w:bookmarkStart w:id="130" w:name="_Toc64998591"/>
      <w:bookmarkStart w:id="131" w:name="_Toc64978343"/>
      <w:bookmarkStart w:id="132" w:name="_Toc64998525"/>
      <w:bookmarkStart w:id="133" w:name="_Toc64998592"/>
      <w:bookmarkStart w:id="134" w:name="_Toc64978344"/>
      <w:bookmarkStart w:id="135" w:name="_Toc64998526"/>
      <w:bookmarkStart w:id="136" w:name="_Toc64998593"/>
      <w:bookmarkStart w:id="137" w:name="_Toc64978345"/>
      <w:bookmarkStart w:id="138" w:name="_Toc64998527"/>
      <w:bookmarkStart w:id="139" w:name="_Toc64998594"/>
      <w:bookmarkStart w:id="140" w:name="_Toc64978346"/>
      <w:bookmarkStart w:id="141" w:name="_Toc64998528"/>
      <w:bookmarkStart w:id="142" w:name="_Toc64998595"/>
      <w:bookmarkStart w:id="143" w:name="_Toc64978347"/>
      <w:bookmarkStart w:id="144" w:name="_Toc64998529"/>
      <w:bookmarkStart w:id="145" w:name="_Toc64998596"/>
      <w:bookmarkStart w:id="146" w:name="_Toc64978348"/>
      <w:bookmarkStart w:id="147" w:name="_Toc64998530"/>
      <w:bookmarkStart w:id="148" w:name="_Toc64998597"/>
      <w:bookmarkStart w:id="149" w:name="_Toc64978349"/>
      <w:bookmarkStart w:id="150" w:name="_Toc64998531"/>
      <w:bookmarkStart w:id="151" w:name="_Toc64998598"/>
      <w:bookmarkStart w:id="152" w:name="_Toc64998599"/>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C75089">
        <w:rPr>
          <w:rFonts w:ascii="AdihausDIN" w:hAnsi="AdihausDIN" w:cs="AdihausDIN"/>
          <w:color w:val="00B050"/>
          <w:sz w:val="24"/>
          <w:szCs w:val="24"/>
          <w:lang w:val="en-US" w:eastAsia="zh-CN"/>
        </w:rPr>
        <w:t>Scope</w:t>
      </w:r>
      <w:r w:rsidR="00CC1624" w:rsidRPr="00C75089">
        <w:rPr>
          <w:rFonts w:ascii="AdihausDIN" w:hAnsi="AdihausDIN" w:cs="AdihausDIN"/>
          <w:color w:val="00B050"/>
          <w:sz w:val="24"/>
          <w:szCs w:val="24"/>
          <w:lang w:val="en-US" w:eastAsia="zh-CN"/>
        </w:rPr>
        <w:t xml:space="preserve"> &amp; Deliverables</w:t>
      </w:r>
    </w:p>
    <w:p w14:paraId="3F2467EC" w14:textId="693350B9" w:rsidR="19B8399A" w:rsidRDefault="19B8399A" w:rsidP="19B8399A">
      <w:pPr>
        <w:rPr>
          <w:lang w:val="en-US"/>
        </w:rPr>
      </w:pPr>
    </w:p>
    <w:p w14:paraId="555BA5D4" w14:textId="374C22F1" w:rsidR="00AA3D7D" w:rsidRPr="00AA3D7D" w:rsidRDefault="00AA3D7D" w:rsidP="00AA3D7D">
      <w:pPr>
        <w:rPr>
          <w:lang w:val="en-US" w:eastAsia="zh-CN"/>
        </w:rPr>
      </w:pPr>
      <w:r w:rsidRPr="00AA3D7D">
        <w:rPr>
          <w:lang w:val="en-US" w:eastAsia="zh-CN"/>
        </w:rPr>
        <w:t>adidas seeks a qualified external partner to enrich our Membership 3P data capability by integrating high</w:t>
      </w:r>
      <w:r w:rsidRPr="00AA3D7D">
        <w:rPr>
          <w:rFonts w:ascii="Cambria Math" w:hAnsi="Cambria Math" w:cs="Cambria Math"/>
          <w:lang w:val="en-US" w:eastAsia="zh-CN"/>
        </w:rPr>
        <w:t>‑</w:t>
      </w:r>
      <w:r w:rsidRPr="00AA3D7D">
        <w:rPr>
          <w:lang w:val="en-US" w:eastAsia="zh-CN"/>
        </w:rPr>
        <w:t>quality, compliant third</w:t>
      </w:r>
      <w:r w:rsidRPr="00AA3D7D">
        <w:rPr>
          <w:rFonts w:ascii="Cambria Math" w:hAnsi="Cambria Math" w:cs="Cambria Math"/>
          <w:lang w:val="en-US" w:eastAsia="zh-CN"/>
        </w:rPr>
        <w:t>‑</w:t>
      </w:r>
      <w:r w:rsidRPr="00AA3D7D">
        <w:rPr>
          <w:lang w:val="en-US" w:eastAsia="zh-CN"/>
        </w:rPr>
        <w:t xml:space="preserve">party data attributes into our existing member profile ecosystem. </w:t>
      </w:r>
    </w:p>
    <w:p w14:paraId="33F71DBD" w14:textId="63E7275B" w:rsidR="00AA3D7D" w:rsidRDefault="00AA3D7D" w:rsidP="00AA3D7D">
      <w:pPr>
        <w:rPr>
          <w:lang w:val="en-US" w:eastAsia="zh-CN"/>
        </w:rPr>
      </w:pPr>
      <w:r w:rsidRPr="00AA3D7D">
        <w:rPr>
          <w:lang w:val="en-US" w:eastAsia="zh-CN"/>
        </w:rPr>
        <w:t>The selected partner will be responsible for data provisioning, integration, technical enablement, quality governance, compliance assurance, and scalable insights delivery.</w:t>
      </w:r>
    </w:p>
    <w:p w14:paraId="22844FDA" w14:textId="77777777" w:rsidR="00AA3D7D" w:rsidRDefault="00AA3D7D" w:rsidP="00AA3D7D">
      <w:pPr>
        <w:rPr>
          <w:lang w:val="en-US" w:eastAsia="zh-CN"/>
        </w:rPr>
      </w:pPr>
    </w:p>
    <w:p w14:paraId="6C77FA34" w14:textId="1ABF2918" w:rsidR="00AA3D7D" w:rsidRPr="00AA3D7D" w:rsidRDefault="00AA3D7D" w:rsidP="00AA3D7D">
      <w:pPr>
        <w:pStyle w:val="Heading4"/>
        <w:rPr>
          <w:lang w:val="en-US" w:eastAsia="zh-CN"/>
        </w:rPr>
      </w:pPr>
      <w:r w:rsidRPr="00AA3D7D">
        <w:rPr>
          <w:lang w:val="en-US" w:eastAsia="zh-CN"/>
        </w:rPr>
        <w:t>External Data Tag Acquisition &amp; Matching</w:t>
      </w:r>
    </w:p>
    <w:p w14:paraId="4BF86E4B" w14:textId="77777777" w:rsidR="00AA3D7D" w:rsidRPr="009E76BC" w:rsidRDefault="00AA3D7D" w:rsidP="00FB420A">
      <w:pPr>
        <w:pStyle w:val="ListParagraph"/>
        <w:numPr>
          <w:ilvl w:val="0"/>
          <w:numId w:val="8"/>
        </w:numPr>
        <w:rPr>
          <w:lang w:val="en-US" w:eastAsia="zh-CN"/>
        </w:rPr>
      </w:pPr>
      <w:r w:rsidRPr="009E76BC">
        <w:rPr>
          <w:lang w:val="en-US" w:eastAsia="zh-CN"/>
        </w:rPr>
        <w:t>Provide a curated catalog of external data tags covering demographics, lifestyle interests, purchase intent, psychographics, and other consumer insights relevant to adidas categories.</w:t>
      </w:r>
    </w:p>
    <w:p w14:paraId="14AC0838" w14:textId="77777777" w:rsidR="00AA3D7D" w:rsidRPr="009E76BC" w:rsidRDefault="00AA3D7D" w:rsidP="00FB420A">
      <w:pPr>
        <w:pStyle w:val="ListParagraph"/>
        <w:numPr>
          <w:ilvl w:val="0"/>
          <w:numId w:val="8"/>
        </w:numPr>
        <w:rPr>
          <w:lang w:val="en-US" w:eastAsia="zh-CN"/>
        </w:rPr>
      </w:pPr>
      <w:r w:rsidRPr="009E76BC">
        <w:rPr>
          <w:lang w:val="en-US" w:eastAsia="zh-CN"/>
        </w:rPr>
        <w:t>Execute secure and compliant identity matching for 10 million adidas members, ensuring high match accuracy and minimal data loss.</w:t>
      </w:r>
    </w:p>
    <w:p w14:paraId="206000B8" w14:textId="26C3FF12" w:rsidR="00AA3D7D" w:rsidRPr="009E76BC" w:rsidRDefault="00AA3D7D" w:rsidP="00FB420A">
      <w:pPr>
        <w:pStyle w:val="ListParagraph"/>
        <w:numPr>
          <w:ilvl w:val="0"/>
          <w:numId w:val="8"/>
        </w:numPr>
        <w:rPr>
          <w:lang w:val="en-US" w:eastAsia="zh-CN"/>
        </w:rPr>
      </w:pPr>
      <w:r w:rsidRPr="009E76BC">
        <w:rPr>
          <w:lang w:val="en-US" w:eastAsia="zh-CN"/>
        </w:rPr>
        <w:t>Deliver clear documentation of data sources, methodologies, and update frequencies.</w:t>
      </w:r>
    </w:p>
    <w:p w14:paraId="2F9352B8" w14:textId="77777777" w:rsidR="00AA3D7D" w:rsidRPr="00AA3D7D" w:rsidRDefault="00AA3D7D" w:rsidP="00AA3D7D">
      <w:pPr>
        <w:pStyle w:val="Heading4"/>
        <w:rPr>
          <w:lang w:val="en-US" w:eastAsia="zh-CN"/>
        </w:rPr>
      </w:pPr>
      <w:r w:rsidRPr="00AA3D7D">
        <w:rPr>
          <w:lang w:val="en-US" w:eastAsia="zh-CN"/>
        </w:rPr>
        <w:t>Member Profile Enrichment &amp; 360° View Construction</w:t>
      </w:r>
    </w:p>
    <w:p w14:paraId="45A362C8" w14:textId="77777777" w:rsidR="00AA3D7D" w:rsidRPr="009E76BC" w:rsidRDefault="00AA3D7D" w:rsidP="00FB420A">
      <w:pPr>
        <w:pStyle w:val="ListParagraph"/>
        <w:numPr>
          <w:ilvl w:val="0"/>
          <w:numId w:val="9"/>
        </w:numPr>
        <w:rPr>
          <w:lang w:val="en-US" w:eastAsia="zh-CN"/>
        </w:rPr>
      </w:pPr>
      <w:r w:rsidRPr="009E76BC">
        <w:rPr>
          <w:lang w:val="en-US" w:eastAsia="zh-CN"/>
        </w:rPr>
        <w:t>Integrate enriched data attributes into adidas’ unified member profile system, creating a 360-degree profile suitable for analytics, segmentation, and activation.</w:t>
      </w:r>
    </w:p>
    <w:p w14:paraId="28115DD0" w14:textId="71C93301" w:rsidR="00AA3D7D" w:rsidRPr="009E76BC" w:rsidRDefault="00AA3D7D" w:rsidP="00FB420A">
      <w:pPr>
        <w:pStyle w:val="ListParagraph"/>
        <w:numPr>
          <w:ilvl w:val="0"/>
          <w:numId w:val="9"/>
        </w:numPr>
        <w:rPr>
          <w:lang w:val="en-US" w:eastAsia="zh-CN"/>
        </w:rPr>
      </w:pPr>
      <w:r w:rsidRPr="009E76BC">
        <w:rPr>
          <w:lang w:val="en-US" w:eastAsia="zh-CN"/>
        </w:rPr>
        <w:t>Ensure taxonomy alignment with existing data structures in Membershi</w:t>
      </w:r>
      <w:r w:rsidR="009E76BC" w:rsidRPr="009E76BC">
        <w:rPr>
          <w:rFonts w:hint="eastAsia"/>
          <w:lang w:val="en-US" w:eastAsia="zh-CN"/>
        </w:rPr>
        <w:t>p</w:t>
      </w:r>
      <w:r w:rsidRPr="009E76BC">
        <w:rPr>
          <w:lang w:val="en-US" w:eastAsia="zh-CN"/>
        </w:rPr>
        <w:t xml:space="preserve">. </w:t>
      </w:r>
    </w:p>
    <w:p w14:paraId="5ADE5449" w14:textId="3D48AF28" w:rsidR="00AA3D7D" w:rsidRPr="009E76BC" w:rsidRDefault="00AA3D7D" w:rsidP="00FB420A">
      <w:pPr>
        <w:pStyle w:val="ListParagraph"/>
        <w:numPr>
          <w:ilvl w:val="0"/>
          <w:numId w:val="9"/>
        </w:numPr>
        <w:rPr>
          <w:lang w:val="en-US" w:eastAsia="zh-CN"/>
        </w:rPr>
      </w:pPr>
      <w:r w:rsidRPr="009E76BC">
        <w:rPr>
          <w:lang w:val="en-US" w:eastAsia="zh-CN"/>
        </w:rPr>
        <w:t>Provide profiling reports describing enriched member clusters, category affinities, and behavioral patterns.</w:t>
      </w:r>
    </w:p>
    <w:p w14:paraId="5591D0D1" w14:textId="77777777" w:rsidR="00AA3D7D" w:rsidRPr="00AA3D7D" w:rsidRDefault="00AA3D7D" w:rsidP="00AA3D7D">
      <w:pPr>
        <w:pStyle w:val="Heading4"/>
        <w:rPr>
          <w:lang w:val="en-US" w:eastAsia="zh-CN"/>
        </w:rPr>
      </w:pPr>
      <w:r w:rsidRPr="00AA3D7D">
        <w:rPr>
          <w:lang w:val="en-US" w:eastAsia="zh-CN"/>
        </w:rPr>
        <w:t>Data Synchronization to Retail &amp; Omnichannel Systems</w:t>
      </w:r>
    </w:p>
    <w:p w14:paraId="0E734214" w14:textId="77777777" w:rsidR="00AA3D7D" w:rsidRPr="009E76BC" w:rsidRDefault="00AA3D7D" w:rsidP="00FB420A">
      <w:pPr>
        <w:pStyle w:val="ListParagraph"/>
        <w:numPr>
          <w:ilvl w:val="0"/>
          <w:numId w:val="10"/>
        </w:numPr>
        <w:rPr>
          <w:lang w:val="en-US" w:eastAsia="zh-CN"/>
        </w:rPr>
      </w:pPr>
      <w:r w:rsidRPr="009E76BC">
        <w:rPr>
          <w:lang w:val="en-US" w:eastAsia="zh-CN"/>
        </w:rPr>
        <w:t xml:space="preserve">Enable </w:t>
      </w:r>
      <w:proofErr w:type="gramStart"/>
      <w:r w:rsidRPr="009E76BC">
        <w:rPr>
          <w:lang w:val="en-US" w:eastAsia="zh-CN"/>
        </w:rPr>
        <w:t>near real</w:t>
      </w:r>
      <w:proofErr w:type="gramEnd"/>
      <w:r w:rsidRPr="009E76BC">
        <w:rPr>
          <w:lang w:val="en-US" w:eastAsia="zh-CN"/>
        </w:rPr>
        <w:t>-time or batch synchronization of enriched attributes to in</w:t>
      </w:r>
      <w:r w:rsidRPr="009E76BC">
        <w:rPr>
          <w:rFonts w:ascii="Cambria Math" w:hAnsi="Cambria Math" w:cs="Cambria Math"/>
          <w:lang w:val="en-US" w:eastAsia="zh-CN"/>
        </w:rPr>
        <w:t>‑</w:t>
      </w:r>
      <w:r w:rsidRPr="009E76BC">
        <w:rPr>
          <w:lang w:val="en-US" w:eastAsia="zh-CN"/>
        </w:rPr>
        <w:t>store service tools, ensuring store associates can deliver personalized recommendations.</w:t>
      </w:r>
    </w:p>
    <w:p w14:paraId="464C4EBD" w14:textId="76BAA59F" w:rsidR="00AA3D7D" w:rsidRPr="009E76BC" w:rsidRDefault="00AA3D7D" w:rsidP="00FB420A">
      <w:pPr>
        <w:pStyle w:val="ListParagraph"/>
        <w:numPr>
          <w:ilvl w:val="0"/>
          <w:numId w:val="10"/>
        </w:numPr>
        <w:rPr>
          <w:lang w:val="en-US" w:eastAsia="zh-CN"/>
        </w:rPr>
      </w:pPr>
      <w:r w:rsidRPr="009E76BC">
        <w:rPr>
          <w:lang w:val="en-US" w:eastAsia="zh-CN"/>
        </w:rPr>
        <w:t>Provide API or file</w:t>
      </w:r>
      <w:r w:rsidRPr="009E76BC">
        <w:rPr>
          <w:rFonts w:ascii="Cambria Math" w:hAnsi="Cambria Math" w:cs="Cambria Math"/>
          <w:lang w:val="en-US" w:eastAsia="zh-CN"/>
        </w:rPr>
        <w:t>‑</w:t>
      </w:r>
      <w:r w:rsidRPr="009E76BC">
        <w:rPr>
          <w:lang w:val="en-US" w:eastAsia="zh-CN"/>
        </w:rPr>
        <w:t>based integration specifications, technical documentation, and testing support.</w:t>
      </w:r>
    </w:p>
    <w:p w14:paraId="12BF26D2" w14:textId="77777777" w:rsidR="00AA3D7D" w:rsidRPr="00AA3D7D" w:rsidRDefault="00AA3D7D" w:rsidP="00AA3D7D">
      <w:pPr>
        <w:pStyle w:val="Heading4"/>
        <w:rPr>
          <w:lang w:val="en-US" w:eastAsia="zh-CN"/>
        </w:rPr>
      </w:pPr>
      <w:r w:rsidRPr="00AA3D7D">
        <w:rPr>
          <w:lang w:val="en-US" w:eastAsia="zh-CN"/>
        </w:rPr>
        <w:t>Dashboard Enhancement &amp; Analytical Enablement</w:t>
      </w:r>
    </w:p>
    <w:p w14:paraId="54602893" w14:textId="74173FB8" w:rsidR="00AA3D7D" w:rsidRPr="00AA3D7D" w:rsidRDefault="00AA3D7D" w:rsidP="00AA3D7D">
      <w:pPr>
        <w:rPr>
          <w:lang w:val="en-US" w:eastAsia="zh-CN"/>
        </w:rPr>
      </w:pPr>
      <w:r w:rsidRPr="00AA3D7D">
        <w:rPr>
          <w:lang w:val="en-US" w:eastAsia="zh-CN"/>
        </w:rPr>
        <w:t>Upgrade existing dashboards by incorporating enriched data attributes to support:</w:t>
      </w:r>
    </w:p>
    <w:p w14:paraId="08017383" w14:textId="77777777" w:rsidR="00AA3D7D" w:rsidRPr="009E76BC" w:rsidRDefault="00AA3D7D" w:rsidP="00FB420A">
      <w:pPr>
        <w:pStyle w:val="ListParagraph"/>
        <w:numPr>
          <w:ilvl w:val="0"/>
          <w:numId w:val="11"/>
        </w:numPr>
        <w:rPr>
          <w:lang w:val="en-US" w:eastAsia="zh-CN"/>
        </w:rPr>
      </w:pPr>
      <w:r w:rsidRPr="009E76BC">
        <w:rPr>
          <w:lang w:val="en-US" w:eastAsia="zh-CN"/>
        </w:rPr>
        <w:t>Category</w:t>
      </w:r>
      <w:r w:rsidRPr="009E76BC">
        <w:rPr>
          <w:rFonts w:ascii="Cambria Math" w:hAnsi="Cambria Math" w:cs="Cambria Math"/>
          <w:lang w:val="en-US" w:eastAsia="zh-CN"/>
        </w:rPr>
        <w:t>‑</w:t>
      </w:r>
      <w:r w:rsidRPr="009E76BC">
        <w:rPr>
          <w:lang w:val="en-US" w:eastAsia="zh-CN"/>
        </w:rPr>
        <w:t>level member insights</w:t>
      </w:r>
    </w:p>
    <w:p w14:paraId="3AB90F7A" w14:textId="77777777" w:rsidR="00AA3D7D" w:rsidRPr="009E76BC" w:rsidRDefault="00AA3D7D" w:rsidP="00FB420A">
      <w:pPr>
        <w:pStyle w:val="ListParagraph"/>
        <w:numPr>
          <w:ilvl w:val="0"/>
          <w:numId w:val="11"/>
        </w:numPr>
        <w:rPr>
          <w:lang w:val="en-US" w:eastAsia="zh-CN"/>
        </w:rPr>
      </w:pPr>
      <w:r w:rsidRPr="009E76BC">
        <w:rPr>
          <w:lang w:val="en-US" w:eastAsia="zh-CN"/>
        </w:rPr>
        <w:t>Retail &amp; channel planning</w:t>
      </w:r>
    </w:p>
    <w:p w14:paraId="68939F92" w14:textId="77777777" w:rsidR="00AA3D7D" w:rsidRPr="009E76BC" w:rsidRDefault="00AA3D7D" w:rsidP="00FB420A">
      <w:pPr>
        <w:pStyle w:val="ListParagraph"/>
        <w:numPr>
          <w:ilvl w:val="0"/>
          <w:numId w:val="11"/>
        </w:numPr>
        <w:rPr>
          <w:lang w:val="en-US" w:eastAsia="zh-CN"/>
        </w:rPr>
      </w:pPr>
      <w:r w:rsidRPr="009E76BC">
        <w:rPr>
          <w:lang w:val="en-US" w:eastAsia="zh-CN"/>
        </w:rPr>
        <w:t>Consumer segmentation refinement</w:t>
      </w:r>
    </w:p>
    <w:p w14:paraId="591D5210" w14:textId="77777777" w:rsidR="009E76BC" w:rsidRDefault="00AA3D7D" w:rsidP="00FB420A">
      <w:pPr>
        <w:pStyle w:val="ListParagraph"/>
        <w:numPr>
          <w:ilvl w:val="0"/>
          <w:numId w:val="11"/>
        </w:numPr>
        <w:rPr>
          <w:lang w:val="en-US" w:eastAsia="zh-CN"/>
        </w:rPr>
      </w:pPr>
      <w:r w:rsidRPr="009E76BC">
        <w:rPr>
          <w:lang w:val="en-US" w:eastAsia="zh-CN"/>
        </w:rPr>
        <w:t>Campaign and lifecycle targeting strategies</w:t>
      </w:r>
    </w:p>
    <w:p w14:paraId="7AAB6391" w14:textId="011740A2" w:rsidR="00AA3D7D" w:rsidRPr="009E76BC" w:rsidRDefault="00AA3D7D" w:rsidP="00FB420A">
      <w:pPr>
        <w:pStyle w:val="ListParagraph"/>
        <w:numPr>
          <w:ilvl w:val="0"/>
          <w:numId w:val="11"/>
        </w:numPr>
        <w:rPr>
          <w:lang w:val="en-US" w:eastAsia="zh-CN"/>
        </w:rPr>
      </w:pPr>
      <w:r w:rsidRPr="009E76BC">
        <w:rPr>
          <w:lang w:val="en-US" w:eastAsia="zh-CN"/>
        </w:rPr>
        <w:t xml:space="preserve">Deliver dashboard mockups, data models, and measurement logic following adidas analytics standards. </w:t>
      </w:r>
    </w:p>
    <w:p w14:paraId="5C0D7735" w14:textId="77777777" w:rsidR="00AA3D7D" w:rsidRPr="00AA3D7D" w:rsidRDefault="00AA3D7D" w:rsidP="00AA3D7D">
      <w:pPr>
        <w:pStyle w:val="Heading4"/>
        <w:rPr>
          <w:lang w:val="en-US" w:eastAsia="zh-CN"/>
        </w:rPr>
      </w:pPr>
      <w:r w:rsidRPr="00AA3D7D">
        <w:rPr>
          <w:lang w:val="en-US" w:eastAsia="zh-CN"/>
        </w:rPr>
        <w:t>Data Quality, Security &amp; Compliance</w:t>
      </w:r>
    </w:p>
    <w:p w14:paraId="0C4F68CD" w14:textId="77777777" w:rsidR="00AA3D7D" w:rsidRPr="009E76BC" w:rsidRDefault="00AA3D7D" w:rsidP="00FB420A">
      <w:pPr>
        <w:pStyle w:val="ListParagraph"/>
        <w:numPr>
          <w:ilvl w:val="0"/>
          <w:numId w:val="12"/>
        </w:numPr>
        <w:rPr>
          <w:lang w:val="en-US" w:eastAsia="zh-CN"/>
        </w:rPr>
      </w:pPr>
      <w:r w:rsidRPr="009E76BC">
        <w:rPr>
          <w:lang w:val="en-US" w:eastAsia="zh-CN"/>
        </w:rPr>
        <w:t>Establish a governance framework covering data quality checks, match accuracy reporting, and ongoing monitoring.</w:t>
      </w:r>
    </w:p>
    <w:p w14:paraId="5D74457B" w14:textId="77777777" w:rsidR="00AA3D7D" w:rsidRPr="009E76BC" w:rsidRDefault="00AA3D7D" w:rsidP="00FB420A">
      <w:pPr>
        <w:pStyle w:val="ListParagraph"/>
        <w:numPr>
          <w:ilvl w:val="0"/>
          <w:numId w:val="12"/>
        </w:numPr>
        <w:rPr>
          <w:lang w:val="en-US" w:eastAsia="zh-CN"/>
        </w:rPr>
      </w:pPr>
      <w:r w:rsidRPr="009E76BC">
        <w:rPr>
          <w:lang w:val="en-US" w:eastAsia="zh-CN"/>
        </w:rPr>
        <w:t>Ensure all data usage complies with adidas requirements and applicable privacy laws.</w:t>
      </w:r>
    </w:p>
    <w:p w14:paraId="173E46E3" w14:textId="52C4C45A" w:rsidR="00AA3D7D" w:rsidRPr="009E76BC" w:rsidRDefault="00AA3D7D" w:rsidP="00FB420A">
      <w:pPr>
        <w:pStyle w:val="ListParagraph"/>
        <w:numPr>
          <w:ilvl w:val="0"/>
          <w:numId w:val="12"/>
        </w:numPr>
        <w:rPr>
          <w:lang w:val="en-US" w:eastAsia="zh-CN"/>
        </w:rPr>
      </w:pPr>
      <w:r w:rsidRPr="009E76BC">
        <w:rPr>
          <w:lang w:val="en-US" w:eastAsia="zh-CN"/>
        </w:rPr>
        <w:t>Provide a risk assessment and mitigation plan consistent with adidas guidelines</w:t>
      </w:r>
    </w:p>
    <w:p w14:paraId="08FE345C" w14:textId="77777777" w:rsidR="00AA3D7D" w:rsidRPr="00AA3D7D" w:rsidRDefault="00AA3D7D" w:rsidP="00AA3D7D">
      <w:pPr>
        <w:pStyle w:val="Heading4"/>
        <w:rPr>
          <w:lang w:val="en-US" w:eastAsia="zh-CN"/>
        </w:rPr>
      </w:pPr>
      <w:r w:rsidRPr="00AA3D7D">
        <w:rPr>
          <w:lang w:val="en-US" w:eastAsia="zh-CN"/>
        </w:rPr>
        <w:t>Project Management &amp; Documentation</w:t>
      </w:r>
    </w:p>
    <w:p w14:paraId="6C814E95" w14:textId="59F16A55" w:rsidR="00AA3D7D" w:rsidRPr="009E76BC" w:rsidRDefault="00AA3D7D" w:rsidP="00FB420A">
      <w:pPr>
        <w:pStyle w:val="ListParagraph"/>
        <w:numPr>
          <w:ilvl w:val="0"/>
          <w:numId w:val="13"/>
        </w:numPr>
        <w:rPr>
          <w:lang w:val="en-US" w:eastAsia="zh-CN"/>
        </w:rPr>
      </w:pPr>
      <w:r w:rsidRPr="009E76BC">
        <w:rPr>
          <w:lang w:val="en-US" w:eastAsia="zh-CN"/>
        </w:rPr>
        <w:t>Assign a project owner and weekly/bi</w:t>
      </w:r>
      <w:r w:rsidRPr="009E76BC">
        <w:rPr>
          <w:rFonts w:ascii="Cambria Math" w:hAnsi="Cambria Math" w:cs="Cambria Math"/>
          <w:lang w:val="en-US" w:eastAsia="zh-CN"/>
        </w:rPr>
        <w:t>‑</w:t>
      </w:r>
      <w:r w:rsidRPr="009E76BC">
        <w:rPr>
          <w:lang w:val="en-US" w:eastAsia="zh-CN"/>
        </w:rPr>
        <w:t>weekly check-ins, following adidas</w:t>
      </w:r>
      <w:r w:rsidRPr="009E76BC">
        <w:rPr>
          <w:rFonts w:cs="Arial"/>
          <w:lang w:val="en-US" w:eastAsia="zh-CN"/>
        </w:rPr>
        <w:t>’</w:t>
      </w:r>
      <w:r w:rsidRPr="009E76BC">
        <w:rPr>
          <w:lang w:val="en-US" w:eastAsia="zh-CN"/>
        </w:rPr>
        <w:t xml:space="preserve"> standard project rhythm.</w:t>
      </w:r>
    </w:p>
    <w:p w14:paraId="37B0A4F0" w14:textId="77777777" w:rsidR="00AA3D7D" w:rsidRPr="009E76BC" w:rsidRDefault="00AA3D7D" w:rsidP="00FB420A">
      <w:pPr>
        <w:pStyle w:val="ListParagraph"/>
        <w:numPr>
          <w:ilvl w:val="0"/>
          <w:numId w:val="13"/>
        </w:numPr>
        <w:rPr>
          <w:lang w:val="en-US" w:eastAsia="zh-CN"/>
        </w:rPr>
      </w:pPr>
      <w:r w:rsidRPr="009E76BC">
        <w:rPr>
          <w:lang w:val="en-US" w:eastAsia="zh-CN"/>
        </w:rPr>
        <w:t>Provide full documentation including implementation plans, data dictionaries, interface specs, QA reports, and user enablement materials.</w:t>
      </w:r>
    </w:p>
    <w:p w14:paraId="4E230374" w14:textId="0EB459F1" w:rsidR="00AA3D7D" w:rsidRPr="009E76BC" w:rsidRDefault="00AA3D7D" w:rsidP="00FB420A">
      <w:pPr>
        <w:pStyle w:val="ListParagraph"/>
        <w:numPr>
          <w:ilvl w:val="0"/>
          <w:numId w:val="13"/>
        </w:numPr>
        <w:rPr>
          <w:lang w:val="en-US" w:eastAsia="zh-CN"/>
        </w:rPr>
      </w:pPr>
      <w:r w:rsidRPr="009E76BC">
        <w:rPr>
          <w:lang w:val="en-US" w:eastAsia="zh-CN"/>
        </w:rPr>
        <w:t>Deliver a final project summary outlining outcomes, learnings, and recommendations for continuous optimization.</w:t>
      </w:r>
    </w:p>
    <w:p w14:paraId="1D475740" w14:textId="77777777" w:rsidR="00961C6B" w:rsidRPr="00961C6B" w:rsidRDefault="00961C6B" w:rsidP="00961C6B">
      <w:pPr>
        <w:pStyle w:val="Heading4"/>
        <w:rPr>
          <w:lang w:val="en-US" w:eastAsia="zh-CN"/>
        </w:rPr>
      </w:pPr>
      <w:r w:rsidRPr="00961C6B">
        <w:rPr>
          <w:lang w:val="en-US" w:eastAsia="zh-CN"/>
        </w:rPr>
        <w:t>Expected Outcomes</w:t>
      </w:r>
    </w:p>
    <w:p w14:paraId="56C310F8" w14:textId="2FCCF577" w:rsidR="00961C6B" w:rsidRPr="00961C6B" w:rsidRDefault="00961C6B" w:rsidP="00961C6B">
      <w:pPr>
        <w:rPr>
          <w:lang w:val="en-US" w:eastAsia="zh-CN"/>
        </w:rPr>
      </w:pPr>
      <w:r w:rsidRPr="00961C6B">
        <w:rPr>
          <w:lang w:val="en-US" w:eastAsia="zh-CN"/>
        </w:rPr>
        <w:t>By completion, adidas expects:</w:t>
      </w:r>
    </w:p>
    <w:p w14:paraId="146ED642" w14:textId="77777777" w:rsidR="00961C6B" w:rsidRPr="009E76BC" w:rsidRDefault="00961C6B" w:rsidP="00FB420A">
      <w:pPr>
        <w:pStyle w:val="ListParagraph"/>
        <w:numPr>
          <w:ilvl w:val="0"/>
          <w:numId w:val="14"/>
        </w:numPr>
        <w:rPr>
          <w:lang w:val="en-US" w:eastAsia="zh-CN"/>
        </w:rPr>
      </w:pPr>
      <w:r w:rsidRPr="009E76BC">
        <w:rPr>
          <w:lang w:val="en-US" w:eastAsia="zh-CN"/>
        </w:rPr>
        <w:t>Enriched profiles for 10 million members fully integrated into the membership data platform.</w:t>
      </w:r>
    </w:p>
    <w:p w14:paraId="7B1E657C" w14:textId="77777777" w:rsidR="00961C6B" w:rsidRPr="009E76BC" w:rsidRDefault="00961C6B" w:rsidP="00FB420A">
      <w:pPr>
        <w:pStyle w:val="ListParagraph"/>
        <w:numPr>
          <w:ilvl w:val="0"/>
          <w:numId w:val="14"/>
        </w:numPr>
        <w:rPr>
          <w:lang w:val="en-US" w:eastAsia="zh-CN"/>
        </w:rPr>
      </w:pPr>
      <w:r w:rsidRPr="009E76BC">
        <w:rPr>
          <w:lang w:val="en-US" w:eastAsia="zh-CN"/>
        </w:rPr>
        <w:t>A significantly improved 360° customer view supporting precision marketing and operational excellence.</w:t>
      </w:r>
    </w:p>
    <w:p w14:paraId="58283923" w14:textId="77777777" w:rsidR="00961C6B" w:rsidRPr="009E76BC" w:rsidRDefault="00961C6B" w:rsidP="00FB420A">
      <w:pPr>
        <w:pStyle w:val="ListParagraph"/>
        <w:numPr>
          <w:ilvl w:val="0"/>
          <w:numId w:val="14"/>
        </w:numPr>
        <w:rPr>
          <w:lang w:val="en-US" w:eastAsia="zh-CN"/>
        </w:rPr>
      </w:pPr>
      <w:r w:rsidRPr="009E76BC">
        <w:rPr>
          <w:lang w:val="en-US" w:eastAsia="zh-CN"/>
        </w:rPr>
        <w:t>Personalized consumer experiences in-store and online grounded in rich external insights.</w:t>
      </w:r>
    </w:p>
    <w:p w14:paraId="5FEAFB71" w14:textId="1A24CD8E" w:rsidR="00961C6B" w:rsidRPr="009E76BC" w:rsidRDefault="00961C6B" w:rsidP="00FB420A">
      <w:pPr>
        <w:pStyle w:val="ListParagraph"/>
        <w:numPr>
          <w:ilvl w:val="0"/>
          <w:numId w:val="14"/>
        </w:numPr>
        <w:rPr>
          <w:lang w:val="en-US" w:eastAsia="zh-CN"/>
        </w:rPr>
      </w:pPr>
      <w:r w:rsidRPr="009E76BC">
        <w:rPr>
          <w:lang w:val="en-US" w:eastAsia="zh-CN"/>
        </w:rPr>
        <w:t>Enhanced dashboards and analytical tools that drive data</w:t>
      </w:r>
      <w:r w:rsidRPr="009E76BC">
        <w:rPr>
          <w:rFonts w:ascii="Cambria Math" w:hAnsi="Cambria Math" w:cs="Cambria Math"/>
          <w:lang w:val="en-US" w:eastAsia="zh-CN"/>
        </w:rPr>
        <w:t>‑</w:t>
      </w:r>
      <w:r w:rsidRPr="009E76BC">
        <w:rPr>
          <w:lang w:val="en-US" w:eastAsia="zh-CN"/>
        </w:rPr>
        <w:t>driven decision making across BU, channels, and membership operations.</w:t>
      </w:r>
    </w:p>
    <w:p w14:paraId="54363B6F" w14:textId="315DAAFD" w:rsidR="00ED6632" w:rsidRDefault="00ED6632">
      <w:pPr>
        <w:pStyle w:val="Heading3"/>
        <w:rPr>
          <w:rFonts w:ascii="AdihausDIN" w:hAnsi="AdihausDIN" w:cs="AdihausDIN"/>
          <w:color w:val="00B050"/>
          <w:sz w:val="24"/>
          <w:szCs w:val="24"/>
          <w:lang w:val="en-US" w:eastAsia="zh-CN"/>
        </w:rPr>
      </w:pPr>
      <w:r w:rsidRPr="00C75089">
        <w:rPr>
          <w:rFonts w:ascii="AdihausDIN" w:hAnsi="AdihausDIN" w:cs="AdihausDIN"/>
          <w:color w:val="00B050"/>
          <w:sz w:val="24"/>
          <w:szCs w:val="24"/>
          <w:lang w:val="en-US" w:eastAsia="zh-CN"/>
        </w:rPr>
        <w:t>Detail Requirements</w:t>
      </w:r>
      <w:bookmarkEnd w:id="152"/>
    </w:p>
    <w:p w14:paraId="271B5E3A" w14:textId="4A92EA8D" w:rsidR="00961C6B" w:rsidRPr="00961C6B" w:rsidRDefault="00961C6B" w:rsidP="00961C6B">
      <w:pPr>
        <w:pStyle w:val="Heading4"/>
        <w:rPr>
          <w:lang w:val="en-US" w:eastAsia="zh-CN"/>
        </w:rPr>
      </w:pPr>
      <w:r w:rsidRPr="00961C6B">
        <w:rPr>
          <w:rFonts w:hint="eastAsia"/>
          <w:lang w:val="en-US" w:eastAsia="zh-CN"/>
        </w:rPr>
        <w:t>E</w:t>
      </w:r>
      <w:r w:rsidRPr="00961C6B">
        <w:rPr>
          <w:lang w:val="en-US" w:eastAsia="zh-CN"/>
        </w:rPr>
        <w:t>nhance Consumer Understanding Across the Funnel</w:t>
      </w:r>
    </w:p>
    <w:p w14:paraId="5FFAAAB0" w14:textId="77777777" w:rsidR="00961C6B" w:rsidRPr="00961C6B" w:rsidRDefault="00961C6B" w:rsidP="00961C6B">
      <w:pPr>
        <w:rPr>
          <w:lang w:val="en-US" w:eastAsia="zh-CN"/>
        </w:rPr>
      </w:pPr>
      <w:r w:rsidRPr="00961C6B">
        <w:rPr>
          <w:lang w:val="en-US" w:eastAsia="zh-CN"/>
        </w:rPr>
        <w:t>The vendor must provide external data attributes that meaningfully improve adidas’ understanding of member motivations, lifestyle, category preferences, and purchase intentions beyond our existing first</w:t>
      </w:r>
      <w:r w:rsidRPr="00961C6B">
        <w:rPr>
          <w:rFonts w:ascii="Cambria Math" w:hAnsi="Cambria Math" w:cs="Cambria Math"/>
          <w:lang w:val="en-US" w:eastAsia="zh-CN"/>
        </w:rPr>
        <w:t>‑</w:t>
      </w:r>
      <w:r w:rsidRPr="00961C6B">
        <w:rPr>
          <w:lang w:val="en-US" w:eastAsia="zh-CN"/>
        </w:rPr>
        <w:t>party data. This enriched view must support:</w:t>
      </w:r>
    </w:p>
    <w:p w14:paraId="104823E5" w14:textId="77777777" w:rsidR="00961C6B" w:rsidRPr="00961C6B" w:rsidRDefault="00961C6B" w:rsidP="00FB420A">
      <w:pPr>
        <w:pStyle w:val="ListParagraph"/>
        <w:numPr>
          <w:ilvl w:val="0"/>
          <w:numId w:val="5"/>
        </w:numPr>
        <w:rPr>
          <w:lang w:val="en-US" w:eastAsia="zh-CN"/>
        </w:rPr>
      </w:pPr>
      <w:r w:rsidRPr="00961C6B">
        <w:rPr>
          <w:lang w:val="en-US" w:eastAsia="zh-CN"/>
        </w:rPr>
        <w:t>Identifying high</w:t>
      </w:r>
      <w:r w:rsidRPr="00961C6B">
        <w:rPr>
          <w:rFonts w:ascii="Cambria Math" w:hAnsi="Cambria Math" w:cs="Cambria Math"/>
          <w:lang w:val="en-US" w:eastAsia="zh-CN"/>
        </w:rPr>
        <w:t>‑</w:t>
      </w:r>
      <w:r w:rsidRPr="00961C6B">
        <w:rPr>
          <w:lang w:val="en-US" w:eastAsia="zh-CN"/>
        </w:rPr>
        <w:t>value and high</w:t>
      </w:r>
      <w:r w:rsidRPr="00961C6B">
        <w:rPr>
          <w:rFonts w:ascii="Cambria Math" w:hAnsi="Cambria Math" w:cs="Cambria Math"/>
          <w:lang w:val="en-US" w:eastAsia="zh-CN"/>
        </w:rPr>
        <w:t>‑</w:t>
      </w:r>
      <w:r w:rsidRPr="00961C6B">
        <w:rPr>
          <w:lang w:val="en-US" w:eastAsia="zh-CN"/>
        </w:rPr>
        <w:t>potential members</w:t>
      </w:r>
    </w:p>
    <w:p w14:paraId="3A95B752" w14:textId="6B603BB8" w:rsidR="00961C6B" w:rsidRPr="00961C6B" w:rsidRDefault="00961C6B" w:rsidP="00FB420A">
      <w:pPr>
        <w:pStyle w:val="ListParagraph"/>
        <w:numPr>
          <w:ilvl w:val="0"/>
          <w:numId w:val="5"/>
        </w:numPr>
        <w:rPr>
          <w:lang w:val="en-US" w:eastAsia="zh-CN"/>
        </w:rPr>
      </w:pPr>
      <w:r w:rsidRPr="00961C6B">
        <w:rPr>
          <w:lang w:val="en-US" w:eastAsia="zh-CN"/>
        </w:rPr>
        <w:t xml:space="preserve">Understanding emerging interest groups (e.g., running, </w:t>
      </w:r>
      <w:proofErr w:type="spellStart"/>
      <w:proofErr w:type="gramStart"/>
      <w:r w:rsidRPr="00961C6B">
        <w:rPr>
          <w:lang w:val="en-US" w:eastAsia="zh-CN"/>
        </w:rPr>
        <w:t>originals</w:t>
      </w:r>
      <w:r w:rsidR="00310FD1">
        <w:rPr>
          <w:rFonts w:hint="eastAsia"/>
          <w:lang w:val="en-US" w:eastAsia="zh-CN"/>
        </w:rPr>
        <w:t>,outdoor</w:t>
      </w:r>
      <w:proofErr w:type="spellEnd"/>
      <w:proofErr w:type="gramEnd"/>
      <w:r w:rsidR="00310FD1">
        <w:rPr>
          <w:rFonts w:hint="eastAsia"/>
          <w:lang w:val="en-US" w:eastAsia="zh-CN"/>
        </w:rPr>
        <w:t>, kids, celebrities, pets</w:t>
      </w:r>
      <w:r w:rsidRPr="00961C6B">
        <w:rPr>
          <w:lang w:val="en-US" w:eastAsia="zh-CN"/>
        </w:rPr>
        <w:t>)</w:t>
      </w:r>
    </w:p>
    <w:p w14:paraId="1CA6A84C" w14:textId="77777777" w:rsidR="00961C6B" w:rsidRPr="00961C6B" w:rsidRDefault="00961C6B" w:rsidP="00FB420A">
      <w:pPr>
        <w:pStyle w:val="ListParagraph"/>
        <w:numPr>
          <w:ilvl w:val="0"/>
          <w:numId w:val="5"/>
        </w:numPr>
        <w:rPr>
          <w:lang w:val="en-US" w:eastAsia="zh-CN"/>
        </w:rPr>
      </w:pPr>
      <w:r w:rsidRPr="00961C6B">
        <w:rPr>
          <w:lang w:val="en-US" w:eastAsia="zh-CN"/>
        </w:rPr>
        <w:t>Detecting intent signals that inform acquisition, targeting, and conversion strategies</w:t>
      </w:r>
    </w:p>
    <w:p w14:paraId="685E522D" w14:textId="1C817D6D" w:rsidR="00961C6B" w:rsidRPr="00961C6B" w:rsidRDefault="00961C6B" w:rsidP="00FB420A">
      <w:pPr>
        <w:pStyle w:val="ListParagraph"/>
        <w:numPr>
          <w:ilvl w:val="0"/>
          <w:numId w:val="5"/>
        </w:numPr>
        <w:rPr>
          <w:lang w:val="en-US" w:eastAsia="zh-CN"/>
        </w:rPr>
      </w:pPr>
      <w:r w:rsidRPr="00961C6B">
        <w:rPr>
          <w:lang w:val="en-US" w:eastAsia="zh-CN"/>
        </w:rPr>
        <w:t>Supporting category teams with deeper consumer insights to shape product/seasonal plans</w:t>
      </w:r>
    </w:p>
    <w:p w14:paraId="058386E8" w14:textId="4D316744" w:rsidR="00961C6B" w:rsidRPr="00961C6B" w:rsidRDefault="00961C6B" w:rsidP="00961C6B">
      <w:pPr>
        <w:pStyle w:val="Heading4"/>
        <w:rPr>
          <w:lang w:val="en-US" w:eastAsia="zh-CN"/>
        </w:rPr>
      </w:pPr>
      <w:r w:rsidRPr="00961C6B">
        <w:rPr>
          <w:lang w:val="en-US" w:eastAsia="zh-CN"/>
        </w:rPr>
        <w:t>Improve Segmentation &amp; Precision Targeting</w:t>
      </w:r>
    </w:p>
    <w:p w14:paraId="6E10C2FC" w14:textId="32E8E82F" w:rsidR="00961C6B" w:rsidRPr="00961C6B" w:rsidRDefault="00961C6B" w:rsidP="00961C6B">
      <w:pPr>
        <w:rPr>
          <w:lang w:val="en-US" w:eastAsia="zh-CN"/>
        </w:rPr>
      </w:pPr>
      <w:r w:rsidRPr="00961C6B">
        <w:rPr>
          <w:lang w:val="en-US" w:eastAsia="zh-CN"/>
        </w:rPr>
        <w:t>The enriched profile must enable adidas to:</w:t>
      </w:r>
    </w:p>
    <w:p w14:paraId="141529E5" w14:textId="20021472" w:rsidR="00961C6B" w:rsidRPr="00961C6B" w:rsidRDefault="00961C6B" w:rsidP="00FB420A">
      <w:pPr>
        <w:pStyle w:val="ListParagraph"/>
        <w:numPr>
          <w:ilvl w:val="0"/>
          <w:numId w:val="6"/>
        </w:numPr>
        <w:rPr>
          <w:lang w:val="en-US" w:eastAsia="zh-CN"/>
        </w:rPr>
      </w:pPr>
      <w:r w:rsidRPr="00961C6B">
        <w:rPr>
          <w:lang w:val="en-US" w:eastAsia="zh-CN"/>
        </w:rPr>
        <w:t xml:space="preserve">Build more granular and predictable segments for lifecycle, </w:t>
      </w:r>
      <w:r w:rsidR="00310FD1">
        <w:rPr>
          <w:rFonts w:hint="eastAsia"/>
          <w:lang w:val="en-US" w:eastAsia="zh-CN"/>
        </w:rPr>
        <w:t>operation</w:t>
      </w:r>
      <w:r w:rsidRPr="00961C6B">
        <w:rPr>
          <w:lang w:val="en-US" w:eastAsia="zh-CN"/>
        </w:rPr>
        <w:t>, and campaign</w:t>
      </w:r>
      <w:r w:rsidR="00310FD1">
        <w:rPr>
          <w:rFonts w:hint="eastAsia"/>
          <w:lang w:val="en-US" w:eastAsia="zh-CN"/>
        </w:rPr>
        <w:t>s.</w:t>
      </w:r>
    </w:p>
    <w:p w14:paraId="0AF502D9" w14:textId="77777777" w:rsidR="00961C6B" w:rsidRPr="00961C6B" w:rsidRDefault="00961C6B" w:rsidP="00FB420A">
      <w:pPr>
        <w:pStyle w:val="ListParagraph"/>
        <w:numPr>
          <w:ilvl w:val="0"/>
          <w:numId w:val="6"/>
        </w:numPr>
        <w:rPr>
          <w:lang w:val="en-US" w:eastAsia="zh-CN"/>
        </w:rPr>
      </w:pPr>
      <w:r w:rsidRPr="00961C6B">
        <w:rPr>
          <w:lang w:val="en-US" w:eastAsia="zh-CN"/>
        </w:rPr>
        <w:t xml:space="preserve">Identify category-level personas with high affinity </w:t>
      </w:r>
      <w:proofErr w:type="gramStart"/>
      <w:r w:rsidRPr="00961C6B">
        <w:rPr>
          <w:lang w:val="en-US" w:eastAsia="zh-CN"/>
        </w:rPr>
        <w:t>to</w:t>
      </w:r>
      <w:proofErr w:type="gramEnd"/>
      <w:r w:rsidRPr="00961C6B">
        <w:rPr>
          <w:lang w:val="en-US" w:eastAsia="zh-CN"/>
        </w:rPr>
        <w:t xml:space="preserve"> specific products or channels</w:t>
      </w:r>
    </w:p>
    <w:p w14:paraId="2AA33E66" w14:textId="015C60BD" w:rsidR="00961C6B" w:rsidRPr="00961C6B" w:rsidRDefault="00961C6B" w:rsidP="00FB420A">
      <w:pPr>
        <w:pStyle w:val="ListParagraph"/>
        <w:numPr>
          <w:ilvl w:val="0"/>
          <w:numId w:val="6"/>
        </w:numPr>
        <w:rPr>
          <w:lang w:val="en-US" w:eastAsia="zh-CN"/>
        </w:rPr>
      </w:pPr>
      <w:r w:rsidRPr="00961C6B">
        <w:rPr>
          <w:lang w:val="en-US" w:eastAsia="zh-CN"/>
        </w:rPr>
        <w:t>Improve predictive targeting for key outcomes (purchase likelihood, churn risk, category expansion)</w:t>
      </w:r>
    </w:p>
    <w:p w14:paraId="539DA825" w14:textId="337D33D4" w:rsidR="00961C6B" w:rsidRPr="00961C6B" w:rsidRDefault="00961C6B" w:rsidP="00961C6B">
      <w:pPr>
        <w:pStyle w:val="Heading4"/>
        <w:rPr>
          <w:lang w:val="en-US" w:eastAsia="zh-CN"/>
        </w:rPr>
      </w:pPr>
      <w:r w:rsidRPr="00961C6B">
        <w:rPr>
          <w:lang w:val="en-US" w:eastAsia="zh-CN"/>
        </w:rPr>
        <w:t>Deliver Actionable Insight for Business Units &amp; Channels</w:t>
      </w:r>
    </w:p>
    <w:p w14:paraId="62486C28" w14:textId="103C0800" w:rsidR="00961C6B" w:rsidRPr="00310FD1" w:rsidRDefault="00961C6B" w:rsidP="00310FD1">
      <w:pPr>
        <w:rPr>
          <w:lang w:val="en-US" w:eastAsia="zh-CN"/>
        </w:rPr>
      </w:pPr>
      <w:r w:rsidRPr="00310FD1">
        <w:rPr>
          <w:lang w:val="en-US" w:eastAsia="zh-CN"/>
        </w:rPr>
        <w:t>Enriched data must allow functional teams (</w:t>
      </w:r>
      <w:r w:rsidR="00310FD1" w:rsidRPr="00310FD1">
        <w:rPr>
          <w:rFonts w:hint="eastAsia"/>
          <w:lang w:val="en-US" w:eastAsia="zh-CN"/>
        </w:rPr>
        <w:t>CRM, Channels, BA, BU</w:t>
      </w:r>
      <w:r w:rsidRPr="00310FD1">
        <w:rPr>
          <w:lang w:val="en-US" w:eastAsia="zh-CN"/>
        </w:rPr>
        <w:t>) to:</w:t>
      </w:r>
    </w:p>
    <w:p w14:paraId="17D6EAF8" w14:textId="77777777" w:rsidR="00961C6B" w:rsidRPr="00961C6B" w:rsidRDefault="00961C6B" w:rsidP="00FB420A">
      <w:pPr>
        <w:pStyle w:val="ListParagraph"/>
        <w:numPr>
          <w:ilvl w:val="0"/>
          <w:numId w:val="7"/>
        </w:numPr>
        <w:rPr>
          <w:lang w:val="en-US" w:eastAsia="zh-CN"/>
        </w:rPr>
      </w:pPr>
      <w:r w:rsidRPr="00961C6B">
        <w:rPr>
          <w:lang w:val="en-US" w:eastAsia="zh-CN"/>
        </w:rPr>
        <w:t>Identify opportunity pools for acquisition and reactivation</w:t>
      </w:r>
    </w:p>
    <w:p w14:paraId="2B00E005" w14:textId="77777777" w:rsidR="00961C6B" w:rsidRPr="00961C6B" w:rsidRDefault="00961C6B" w:rsidP="00FB420A">
      <w:pPr>
        <w:pStyle w:val="ListParagraph"/>
        <w:numPr>
          <w:ilvl w:val="0"/>
          <w:numId w:val="7"/>
        </w:numPr>
        <w:rPr>
          <w:lang w:val="en-US" w:eastAsia="zh-CN"/>
        </w:rPr>
      </w:pPr>
      <w:r w:rsidRPr="00961C6B">
        <w:rPr>
          <w:lang w:val="en-US" w:eastAsia="zh-CN"/>
        </w:rPr>
        <w:t>Develop more relevant on-site, in-app, and in-store personalization experiences</w:t>
      </w:r>
    </w:p>
    <w:p w14:paraId="109169AE" w14:textId="5B9EF4EF" w:rsidR="00961C6B" w:rsidRDefault="00961C6B" w:rsidP="00FB420A">
      <w:pPr>
        <w:pStyle w:val="ListParagraph"/>
        <w:numPr>
          <w:ilvl w:val="0"/>
          <w:numId w:val="7"/>
        </w:numPr>
        <w:rPr>
          <w:lang w:val="en-US" w:eastAsia="zh-CN"/>
        </w:rPr>
      </w:pPr>
      <w:r w:rsidRPr="00961C6B">
        <w:rPr>
          <w:lang w:val="en-US" w:eastAsia="zh-CN"/>
        </w:rPr>
        <w:t>Improve ROI of marketing investments through sharper audience definition</w:t>
      </w:r>
    </w:p>
    <w:p w14:paraId="1FD781EA" w14:textId="4D44098B" w:rsidR="00310FD1" w:rsidRPr="00310FD1" w:rsidRDefault="00310FD1" w:rsidP="00FB420A">
      <w:pPr>
        <w:pStyle w:val="ListParagraph"/>
        <w:numPr>
          <w:ilvl w:val="0"/>
          <w:numId w:val="7"/>
        </w:numPr>
        <w:rPr>
          <w:lang w:val="en-US" w:eastAsia="zh-CN"/>
        </w:rPr>
      </w:pPr>
      <w:r w:rsidRPr="00961C6B">
        <w:rPr>
          <w:lang w:val="en-US" w:eastAsia="zh-CN"/>
        </w:rPr>
        <w:t>Build more precise category dashboards for performance review and planning</w:t>
      </w:r>
    </w:p>
    <w:p w14:paraId="52EE693B" w14:textId="77777777" w:rsidR="00961C6B" w:rsidRPr="00961C6B" w:rsidRDefault="00961C6B" w:rsidP="00961C6B">
      <w:pPr>
        <w:pStyle w:val="Heading4"/>
        <w:rPr>
          <w:lang w:val="en-US" w:eastAsia="zh-CN"/>
        </w:rPr>
      </w:pPr>
      <w:r w:rsidRPr="00961C6B">
        <w:rPr>
          <w:lang w:val="en-US" w:eastAsia="zh-CN"/>
        </w:rPr>
        <w:t>Enable Personalized Member Experiences</w:t>
      </w:r>
    </w:p>
    <w:p w14:paraId="22D44304" w14:textId="7B2E7A49" w:rsidR="00961C6B" w:rsidRPr="00961C6B" w:rsidRDefault="00961C6B" w:rsidP="00961C6B">
      <w:pPr>
        <w:rPr>
          <w:lang w:val="en-US" w:eastAsia="zh-CN"/>
        </w:rPr>
      </w:pPr>
      <w:r w:rsidRPr="00961C6B">
        <w:rPr>
          <w:lang w:val="en-US" w:eastAsia="zh-CN"/>
        </w:rPr>
        <w:t>The enriched data must help adidas deliver:</w:t>
      </w:r>
    </w:p>
    <w:p w14:paraId="441BBB4E" w14:textId="77777777" w:rsidR="00961C6B" w:rsidRPr="009E76BC" w:rsidRDefault="00961C6B" w:rsidP="00FB420A">
      <w:pPr>
        <w:pStyle w:val="ListParagraph"/>
        <w:numPr>
          <w:ilvl w:val="0"/>
          <w:numId w:val="15"/>
        </w:numPr>
        <w:rPr>
          <w:lang w:val="en-US" w:eastAsia="zh-CN"/>
        </w:rPr>
      </w:pPr>
      <w:r w:rsidRPr="009E76BC">
        <w:rPr>
          <w:lang w:val="en-US" w:eastAsia="zh-CN"/>
        </w:rPr>
        <w:t>More personalized offers, benefits, and recommendations</w:t>
      </w:r>
    </w:p>
    <w:p w14:paraId="76ED8AC8" w14:textId="77777777" w:rsidR="00961C6B" w:rsidRPr="009E76BC" w:rsidRDefault="00961C6B" w:rsidP="00FB420A">
      <w:pPr>
        <w:pStyle w:val="ListParagraph"/>
        <w:numPr>
          <w:ilvl w:val="0"/>
          <w:numId w:val="15"/>
        </w:numPr>
        <w:rPr>
          <w:lang w:val="en-US" w:eastAsia="zh-CN"/>
        </w:rPr>
      </w:pPr>
      <w:r w:rsidRPr="009E76BC">
        <w:rPr>
          <w:lang w:val="en-US" w:eastAsia="zh-CN"/>
        </w:rPr>
        <w:t>Tailored communications based on lifestyle, intent, or category engagement</w:t>
      </w:r>
    </w:p>
    <w:p w14:paraId="42E187E9" w14:textId="11F206A2" w:rsidR="00961C6B" w:rsidRPr="009E76BC" w:rsidRDefault="00961C6B" w:rsidP="00FB420A">
      <w:pPr>
        <w:pStyle w:val="ListParagraph"/>
        <w:numPr>
          <w:ilvl w:val="0"/>
          <w:numId w:val="15"/>
        </w:numPr>
        <w:rPr>
          <w:lang w:val="en-US" w:eastAsia="zh-CN"/>
        </w:rPr>
      </w:pPr>
      <w:r w:rsidRPr="009E76BC">
        <w:rPr>
          <w:lang w:val="en-US" w:eastAsia="zh-CN"/>
        </w:rPr>
        <w:t>Consistent personalization across online and offline touchpoints</w:t>
      </w:r>
    </w:p>
    <w:p w14:paraId="6EE2189E" w14:textId="77777777" w:rsidR="00961C6B" w:rsidRPr="00961C6B" w:rsidRDefault="00961C6B" w:rsidP="00961C6B">
      <w:pPr>
        <w:pStyle w:val="Heading4"/>
        <w:rPr>
          <w:lang w:val="en-US" w:eastAsia="zh-CN"/>
        </w:rPr>
      </w:pPr>
      <w:r w:rsidRPr="00961C6B">
        <w:rPr>
          <w:lang w:val="en-US" w:eastAsia="zh-CN"/>
        </w:rPr>
        <w:t>Support Full Omnichannel Activation</w:t>
      </w:r>
    </w:p>
    <w:p w14:paraId="4B8A0051" w14:textId="191411C3" w:rsidR="00961C6B" w:rsidRPr="00961C6B" w:rsidRDefault="00961C6B" w:rsidP="00961C6B">
      <w:pPr>
        <w:rPr>
          <w:lang w:val="en-US" w:eastAsia="zh-CN"/>
        </w:rPr>
      </w:pPr>
      <w:r w:rsidRPr="00961C6B">
        <w:rPr>
          <w:lang w:val="en-US" w:eastAsia="zh-CN"/>
        </w:rPr>
        <w:t xml:space="preserve">Business teams must be able to activate enriched insights </w:t>
      </w:r>
      <w:proofErr w:type="gramStart"/>
      <w:r w:rsidRPr="00961C6B">
        <w:rPr>
          <w:lang w:val="en-US" w:eastAsia="zh-CN"/>
        </w:rPr>
        <w:t>across</w:t>
      </w:r>
      <w:proofErr w:type="gramEnd"/>
      <w:r w:rsidRPr="00961C6B">
        <w:rPr>
          <w:lang w:val="en-US" w:eastAsia="zh-CN"/>
        </w:rPr>
        <w:t>:</w:t>
      </w:r>
    </w:p>
    <w:p w14:paraId="083AFF11" w14:textId="536FC4B8" w:rsidR="00961C6B" w:rsidRPr="00310FD1" w:rsidRDefault="00310FD1" w:rsidP="00FB420A">
      <w:pPr>
        <w:pStyle w:val="ListParagraph"/>
        <w:numPr>
          <w:ilvl w:val="0"/>
          <w:numId w:val="16"/>
        </w:numPr>
        <w:rPr>
          <w:lang w:val="en-US" w:eastAsia="zh-CN"/>
        </w:rPr>
      </w:pPr>
      <w:r>
        <w:rPr>
          <w:rFonts w:hint="eastAsia"/>
          <w:lang w:val="en-US" w:eastAsia="zh-CN"/>
        </w:rPr>
        <w:t xml:space="preserve">app </w:t>
      </w:r>
      <w:r w:rsidR="00961C6B" w:rsidRPr="00310FD1">
        <w:rPr>
          <w:lang w:val="en-US" w:eastAsia="zh-CN"/>
        </w:rPr>
        <w:t>push/</w:t>
      </w:r>
      <w:r>
        <w:rPr>
          <w:rFonts w:hint="eastAsia"/>
          <w:lang w:val="en-US" w:eastAsia="zh-CN"/>
        </w:rPr>
        <w:t>service notification/</w:t>
      </w:r>
      <w:proofErr w:type="spellStart"/>
      <w:r>
        <w:rPr>
          <w:rFonts w:hint="eastAsia"/>
          <w:lang w:val="en-US" w:eastAsia="zh-CN"/>
        </w:rPr>
        <w:t>sms</w:t>
      </w:r>
      <w:proofErr w:type="spellEnd"/>
      <w:r>
        <w:rPr>
          <w:rFonts w:hint="eastAsia"/>
          <w:lang w:val="en-US" w:eastAsia="zh-CN"/>
        </w:rPr>
        <w:t xml:space="preserve"> touchpoints</w:t>
      </w:r>
    </w:p>
    <w:p w14:paraId="5A57E845" w14:textId="77777777" w:rsidR="00961C6B" w:rsidRPr="00310FD1" w:rsidRDefault="00961C6B" w:rsidP="00FB420A">
      <w:pPr>
        <w:pStyle w:val="ListParagraph"/>
        <w:numPr>
          <w:ilvl w:val="0"/>
          <w:numId w:val="16"/>
        </w:numPr>
        <w:rPr>
          <w:lang w:val="en-US" w:eastAsia="zh-CN"/>
        </w:rPr>
      </w:pPr>
      <w:r w:rsidRPr="00310FD1">
        <w:rPr>
          <w:lang w:val="en-US" w:eastAsia="zh-CN"/>
        </w:rPr>
        <w:t>Paid media audiences</w:t>
      </w:r>
    </w:p>
    <w:p w14:paraId="797688A3" w14:textId="7140B804" w:rsidR="00961C6B" w:rsidRPr="00310FD1" w:rsidRDefault="00961C6B" w:rsidP="00FB420A">
      <w:pPr>
        <w:pStyle w:val="ListParagraph"/>
        <w:numPr>
          <w:ilvl w:val="0"/>
          <w:numId w:val="16"/>
        </w:numPr>
        <w:rPr>
          <w:lang w:val="en-US" w:eastAsia="zh-CN"/>
        </w:rPr>
      </w:pPr>
      <w:r w:rsidRPr="00310FD1">
        <w:rPr>
          <w:lang w:val="en-US" w:eastAsia="zh-CN"/>
        </w:rPr>
        <w:t>Retail associate tools</w:t>
      </w:r>
    </w:p>
    <w:p w14:paraId="0A5BAF60" w14:textId="5364D2CB" w:rsidR="00961C6B" w:rsidRPr="00310FD1" w:rsidRDefault="00961C6B" w:rsidP="00FB420A">
      <w:pPr>
        <w:pStyle w:val="ListParagraph"/>
        <w:numPr>
          <w:ilvl w:val="0"/>
          <w:numId w:val="16"/>
        </w:numPr>
        <w:rPr>
          <w:lang w:val="en-US" w:eastAsia="zh-CN"/>
        </w:rPr>
      </w:pPr>
      <w:r w:rsidRPr="00310FD1">
        <w:rPr>
          <w:lang w:val="en-US" w:eastAsia="zh-CN"/>
        </w:rPr>
        <w:t>E-commerce personalization</w:t>
      </w:r>
    </w:p>
    <w:p w14:paraId="0F22724B" w14:textId="77777777" w:rsidR="00961C6B" w:rsidRPr="00961C6B" w:rsidRDefault="00961C6B" w:rsidP="00961C6B">
      <w:pPr>
        <w:pStyle w:val="Heading4"/>
        <w:rPr>
          <w:lang w:val="en-US" w:eastAsia="zh-CN"/>
        </w:rPr>
      </w:pPr>
      <w:r w:rsidRPr="00961C6B">
        <w:rPr>
          <w:lang w:val="en-US" w:eastAsia="zh-CN"/>
        </w:rPr>
        <w:t>In</w:t>
      </w:r>
      <w:r w:rsidRPr="00961C6B">
        <w:rPr>
          <w:rFonts w:ascii="Cambria Math" w:hAnsi="Cambria Math" w:cs="Cambria Math"/>
          <w:lang w:val="en-US" w:eastAsia="zh-CN"/>
        </w:rPr>
        <w:t>‑</w:t>
      </w:r>
      <w:r w:rsidRPr="00961C6B">
        <w:rPr>
          <w:lang w:val="en-US" w:eastAsia="zh-CN"/>
        </w:rPr>
        <w:t>Store Personalization &amp; Service Enablement</w:t>
      </w:r>
    </w:p>
    <w:p w14:paraId="5E544104" w14:textId="223398F4" w:rsidR="00961C6B" w:rsidRPr="00961C6B" w:rsidRDefault="00961C6B" w:rsidP="00961C6B">
      <w:pPr>
        <w:rPr>
          <w:lang w:val="en-US" w:eastAsia="zh-CN"/>
        </w:rPr>
      </w:pPr>
      <w:r w:rsidRPr="00961C6B">
        <w:rPr>
          <w:lang w:val="en-US" w:eastAsia="zh-CN"/>
        </w:rPr>
        <w:t>Enriched profiles must enhance store operations by enabling store staff to access more meaningful member insights. This supports:</w:t>
      </w:r>
    </w:p>
    <w:p w14:paraId="614F20A0" w14:textId="77777777" w:rsidR="00961C6B" w:rsidRPr="00310FD1" w:rsidRDefault="00961C6B" w:rsidP="00FB420A">
      <w:pPr>
        <w:pStyle w:val="ListParagraph"/>
        <w:numPr>
          <w:ilvl w:val="0"/>
          <w:numId w:val="17"/>
        </w:numPr>
        <w:rPr>
          <w:lang w:val="en-US" w:eastAsia="zh-CN"/>
        </w:rPr>
      </w:pPr>
      <w:r w:rsidRPr="00310FD1">
        <w:rPr>
          <w:lang w:val="en-US" w:eastAsia="zh-CN"/>
        </w:rPr>
        <w:t>Better product recommendations</w:t>
      </w:r>
    </w:p>
    <w:p w14:paraId="33A382BA" w14:textId="77777777" w:rsidR="00961C6B" w:rsidRPr="00310FD1" w:rsidRDefault="00961C6B" w:rsidP="00FB420A">
      <w:pPr>
        <w:pStyle w:val="ListParagraph"/>
        <w:numPr>
          <w:ilvl w:val="0"/>
          <w:numId w:val="17"/>
        </w:numPr>
        <w:rPr>
          <w:lang w:val="en-US" w:eastAsia="zh-CN"/>
        </w:rPr>
      </w:pPr>
      <w:r w:rsidRPr="00310FD1">
        <w:rPr>
          <w:lang w:val="en-US" w:eastAsia="zh-CN"/>
        </w:rPr>
        <w:t>Improved membership engagement conversations</w:t>
      </w:r>
    </w:p>
    <w:p w14:paraId="6561AACC" w14:textId="0A3F359B" w:rsidR="00961C6B" w:rsidRPr="00310FD1" w:rsidRDefault="00961C6B" w:rsidP="00FB420A">
      <w:pPr>
        <w:pStyle w:val="ListParagraph"/>
        <w:numPr>
          <w:ilvl w:val="0"/>
          <w:numId w:val="17"/>
        </w:numPr>
        <w:rPr>
          <w:lang w:val="en-US" w:eastAsia="zh-CN"/>
        </w:rPr>
      </w:pPr>
      <w:r w:rsidRPr="00310FD1">
        <w:rPr>
          <w:lang w:val="en-US" w:eastAsia="zh-CN"/>
        </w:rPr>
        <w:t>Category</w:t>
      </w:r>
      <w:r w:rsidRPr="00310FD1">
        <w:rPr>
          <w:rFonts w:ascii="Cambria Math" w:hAnsi="Cambria Math" w:cs="Cambria Math"/>
          <w:lang w:val="en-US" w:eastAsia="zh-CN"/>
        </w:rPr>
        <w:t>‑</w:t>
      </w:r>
      <w:r w:rsidRPr="00310FD1">
        <w:rPr>
          <w:lang w:val="en-US" w:eastAsia="zh-CN"/>
        </w:rPr>
        <w:t>specific service (e.g., running)</w:t>
      </w:r>
    </w:p>
    <w:p w14:paraId="3919770B" w14:textId="77777777" w:rsidR="00961C6B" w:rsidRPr="00961C6B" w:rsidRDefault="00961C6B" w:rsidP="00961C6B">
      <w:pPr>
        <w:pStyle w:val="Heading4"/>
        <w:rPr>
          <w:lang w:val="en-US" w:eastAsia="zh-CN"/>
        </w:rPr>
      </w:pPr>
      <w:r w:rsidRPr="00961C6B">
        <w:rPr>
          <w:lang w:val="en-US" w:eastAsia="zh-CN"/>
        </w:rPr>
        <w:t>Support Retail Activation Planning</w:t>
      </w:r>
    </w:p>
    <w:p w14:paraId="7E36372A" w14:textId="654593D8" w:rsidR="00961C6B" w:rsidRPr="00961C6B" w:rsidRDefault="00961C6B" w:rsidP="00961C6B">
      <w:pPr>
        <w:rPr>
          <w:lang w:val="en-US" w:eastAsia="zh-CN"/>
        </w:rPr>
      </w:pPr>
      <w:r w:rsidRPr="00961C6B">
        <w:rPr>
          <w:lang w:val="en-US" w:eastAsia="zh-CN"/>
        </w:rPr>
        <w:t>The enriched insights must allow Retail Activation teams to:</w:t>
      </w:r>
    </w:p>
    <w:p w14:paraId="00EF4770" w14:textId="77777777" w:rsidR="00961C6B" w:rsidRPr="00310FD1" w:rsidRDefault="00961C6B" w:rsidP="00FB420A">
      <w:pPr>
        <w:pStyle w:val="ListParagraph"/>
        <w:numPr>
          <w:ilvl w:val="0"/>
          <w:numId w:val="18"/>
        </w:numPr>
        <w:rPr>
          <w:lang w:val="en-US" w:eastAsia="zh-CN"/>
        </w:rPr>
      </w:pPr>
      <w:r w:rsidRPr="00310FD1">
        <w:rPr>
          <w:lang w:val="en-US" w:eastAsia="zh-CN"/>
        </w:rPr>
        <w:t>Identify target consumer clusters by region/city/store tier</w:t>
      </w:r>
    </w:p>
    <w:p w14:paraId="76944CDB" w14:textId="77777777" w:rsidR="00961C6B" w:rsidRPr="00310FD1" w:rsidRDefault="00961C6B" w:rsidP="00FB420A">
      <w:pPr>
        <w:pStyle w:val="ListParagraph"/>
        <w:numPr>
          <w:ilvl w:val="0"/>
          <w:numId w:val="18"/>
        </w:numPr>
        <w:rPr>
          <w:lang w:val="en-US" w:eastAsia="zh-CN"/>
        </w:rPr>
      </w:pPr>
      <w:proofErr w:type="gramStart"/>
      <w:r w:rsidRPr="00310FD1">
        <w:rPr>
          <w:lang w:val="en-US" w:eastAsia="zh-CN"/>
        </w:rPr>
        <w:t>Plan</w:t>
      </w:r>
      <w:proofErr w:type="gramEnd"/>
      <w:r w:rsidRPr="00310FD1">
        <w:rPr>
          <w:lang w:val="en-US" w:eastAsia="zh-CN"/>
        </w:rPr>
        <w:t xml:space="preserve"> hyper</w:t>
      </w:r>
      <w:r w:rsidRPr="00310FD1">
        <w:rPr>
          <w:rFonts w:ascii="Cambria Math" w:hAnsi="Cambria Math" w:cs="Cambria Math"/>
          <w:lang w:val="en-US" w:eastAsia="zh-CN"/>
        </w:rPr>
        <w:t>‑</w:t>
      </w:r>
      <w:r w:rsidRPr="00310FD1">
        <w:rPr>
          <w:lang w:val="en-US" w:eastAsia="zh-CN"/>
        </w:rPr>
        <w:t>local retail activations based on consumer interests</w:t>
      </w:r>
    </w:p>
    <w:p w14:paraId="2969D2CD" w14:textId="32555E1A" w:rsidR="00961C6B" w:rsidRPr="00310FD1" w:rsidRDefault="00961C6B" w:rsidP="00FB420A">
      <w:pPr>
        <w:pStyle w:val="ListParagraph"/>
        <w:numPr>
          <w:ilvl w:val="0"/>
          <w:numId w:val="18"/>
        </w:numPr>
        <w:rPr>
          <w:lang w:val="en-US" w:eastAsia="zh-CN"/>
        </w:rPr>
      </w:pPr>
      <w:r w:rsidRPr="00310FD1">
        <w:rPr>
          <w:lang w:val="en-US" w:eastAsia="zh-CN"/>
        </w:rPr>
        <w:t>Evaluate effectiveness of category storytelling and in</w:t>
      </w:r>
      <w:r w:rsidRPr="00310FD1">
        <w:rPr>
          <w:rFonts w:ascii="Cambria Math" w:hAnsi="Cambria Math" w:cs="Cambria Math"/>
          <w:lang w:val="en-US" w:eastAsia="zh-CN"/>
        </w:rPr>
        <w:t>‑</w:t>
      </w:r>
      <w:r w:rsidRPr="00310FD1">
        <w:rPr>
          <w:lang w:val="en-US" w:eastAsia="zh-CN"/>
        </w:rPr>
        <w:t>store initiatives</w:t>
      </w:r>
    </w:p>
    <w:p w14:paraId="15AB0418" w14:textId="112D34E6" w:rsidR="00961C6B" w:rsidRPr="00961C6B" w:rsidRDefault="00961C6B" w:rsidP="00961C6B">
      <w:pPr>
        <w:pStyle w:val="Heading4"/>
        <w:rPr>
          <w:lang w:val="en-US" w:eastAsia="zh-CN"/>
        </w:rPr>
      </w:pPr>
      <w:r w:rsidRPr="00961C6B">
        <w:rPr>
          <w:lang w:val="en-US" w:eastAsia="zh-CN"/>
        </w:rPr>
        <w:t xml:space="preserve">Support Member </w:t>
      </w:r>
      <w:r w:rsidR="00182ACA">
        <w:rPr>
          <w:rFonts w:hint="eastAsia"/>
          <w:lang w:val="en-US" w:eastAsia="zh-CN"/>
        </w:rPr>
        <w:t>Operation</w:t>
      </w:r>
    </w:p>
    <w:p w14:paraId="204224A5" w14:textId="2C3BAAC3" w:rsidR="00961C6B" w:rsidRPr="00961C6B" w:rsidRDefault="00961C6B" w:rsidP="00961C6B">
      <w:pPr>
        <w:rPr>
          <w:lang w:val="en-US" w:eastAsia="zh-CN"/>
        </w:rPr>
      </w:pPr>
      <w:r w:rsidRPr="00961C6B">
        <w:rPr>
          <w:lang w:val="en-US" w:eastAsia="zh-CN"/>
        </w:rPr>
        <w:t>Business teams must be able to use enriched data to:</w:t>
      </w:r>
    </w:p>
    <w:p w14:paraId="2484859D" w14:textId="78E4BE2D" w:rsidR="00961C6B" w:rsidRPr="00310FD1" w:rsidRDefault="00961C6B" w:rsidP="00FB420A">
      <w:pPr>
        <w:pStyle w:val="ListParagraph"/>
        <w:numPr>
          <w:ilvl w:val="0"/>
          <w:numId w:val="19"/>
        </w:numPr>
        <w:rPr>
          <w:lang w:val="en-US" w:eastAsia="zh-CN"/>
        </w:rPr>
      </w:pPr>
      <w:r w:rsidRPr="00310FD1">
        <w:rPr>
          <w:lang w:val="en-US" w:eastAsia="zh-CN"/>
        </w:rPr>
        <w:t xml:space="preserve">Identify </w:t>
      </w:r>
      <w:r w:rsidR="00182ACA">
        <w:rPr>
          <w:rFonts w:hint="eastAsia"/>
          <w:lang w:val="en-US" w:eastAsia="zh-CN"/>
        </w:rPr>
        <w:t xml:space="preserve">more relevant </w:t>
      </w:r>
      <w:proofErr w:type="spellStart"/>
      <w:r w:rsidR="00182ACA">
        <w:rPr>
          <w:rFonts w:hint="eastAsia"/>
          <w:lang w:val="en-US" w:eastAsia="zh-CN"/>
        </w:rPr>
        <w:t>opportunies</w:t>
      </w:r>
      <w:proofErr w:type="spellEnd"/>
      <w:r w:rsidR="00182ACA">
        <w:rPr>
          <w:rFonts w:hint="eastAsia"/>
          <w:lang w:val="en-US" w:eastAsia="zh-CN"/>
        </w:rPr>
        <w:t xml:space="preserve"> regarding membership benefits</w:t>
      </w:r>
    </w:p>
    <w:p w14:paraId="0B06B04E" w14:textId="77777777" w:rsidR="00961C6B" w:rsidRPr="00310FD1" w:rsidRDefault="00961C6B" w:rsidP="00FB420A">
      <w:pPr>
        <w:pStyle w:val="ListParagraph"/>
        <w:numPr>
          <w:ilvl w:val="0"/>
          <w:numId w:val="19"/>
        </w:numPr>
        <w:rPr>
          <w:lang w:val="en-US" w:eastAsia="zh-CN"/>
        </w:rPr>
      </w:pPr>
      <w:r w:rsidRPr="00310FD1">
        <w:rPr>
          <w:lang w:val="en-US" w:eastAsia="zh-CN"/>
        </w:rPr>
        <w:t>Prioritize members for re-engagement based on intent signals</w:t>
      </w:r>
    </w:p>
    <w:p w14:paraId="525CC34A" w14:textId="4119DE16" w:rsidR="00961C6B" w:rsidRPr="00182ACA" w:rsidRDefault="00182ACA" w:rsidP="00FB420A">
      <w:pPr>
        <w:pStyle w:val="ListParagraph"/>
        <w:numPr>
          <w:ilvl w:val="0"/>
          <w:numId w:val="19"/>
        </w:numPr>
        <w:rPr>
          <w:lang w:val="en-US" w:eastAsia="zh-CN"/>
        </w:rPr>
      </w:pPr>
      <w:r w:rsidRPr="00182ACA">
        <w:rPr>
          <w:lang w:val="en-US" w:eastAsia="zh-CN"/>
        </w:rPr>
        <w:t>Better member lifecycle design</w:t>
      </w:r>
    </w:p>
    <w:p w14:paraId="16A5FB1F" w14:textId="77777777" w:rsidR="009E76BC" w:rsidRPr="009E76BC" w:rsidRDefault="009E76BC" w:rsidP="009E76BC">
      <w:pPr>
        <w:pStyle w:val="Heading4"/>
        <w:rPr>
          <w:lang w:val="en-US" w:eastAsia="zh-CN"/>
        </w:rPr>
      </w:pPr>
      <w:r w:rsidRPr="009E76BC">
        <w:rPr>
          <w:lang w:val="en-US" w:eastAsia="zh-CN"/>
        </w:rPr>
        <w:t>Category &amp; Channel Dashboard Enhancement</w:t>
      </w:r>
    </w:p>
    <w:p w14:paraId="1A5558C7" w14:textId="150ED3AF" w:rsidR="009E76BC" w:rsidRPr="009E76BC" w:rsidRDefault="009E76BC" w:rsidP="009E76BC">
      <w:pPr>
        <w:rPr>
          <w:lang w:val="en-US" w:eastAsia="zh-CN"/>
        </w:rPr>
      </w:pPr>
      <w:r w:rsidRPr="009E76BC">
        <w:rPr>
          <w:lang w:val="en-US" w:eastAsia="zh-CN"/>
        </w:rPr>
        <w:t xml:space="preserve">The vendor must ensure the enriched data can be integrated into business dashboards used by BU, </w:t>
      </w:r>
      <w:r w:rsidR="00310FD1">
        <w:rPr>
          <w:rFonts w:hint="eastAsia"/>
          <w:lang w:val="en-US" w:eastAsia="zh-CN"/>
        </w:rPr>
        <w:t>BA</w:t>
      </w:r>
      <w:r w:rsidRPr="009E76BC">
        <w:rPr>
          <w:lang w:val="en-US" w:eastAsia="zh-CN"/>
        </w:rPr>
        <w:t>, and</w:t>
      </w:r>
      <w:r w:rsidR="00310FD1">
        <w:rPr>
          <w:rFonts w:hint="eastAsia"/>
          <w:lang w:val="en-US" w:eastAsia="zh-CN"/>
        </w:rPr>
        <w:t xml:space="preserve"> Channels </w:t>
      </w:r>
      <w:r w:rsidRPr="009E76BC">
        <w:rPr>
          <w:lang w:val="en-US" w:eastAsia="zh-CN"/>
        </w:rPr>
        <w:t>— enabling:</w:t>
      </w:r>
    </w:p>
    <w:p w14:paraId="573B7753" w14:textId="77777777" w:rsidR="009E76BC" w:rsidRPr="00310FD1" w:rsidRDefault="009E76BC" w:rsidP="00FB420A">
      <w:pPr>
        <w:pStyle w:val="ListParagraph"/>
        <w:numPr>
          <w:ilvl w:val="0"/>
          <w:numId w:val="20"/>
        </w:numPr>
        <w:rPr>
          <w:lang w:val="en-US" w:eastAsia="zh-CN"/>
        </w:rPr>
      </w:pPr>
      <w:r w:rsidRPr="00310FD1">
        <w:rPr>
          <w:lang w:val="en-US" w:eastAsia="zh-CN"/>
        </w:rPr>
        <w:t>Category-level member profiling</w:t>
      </w:r>
    </w:p>
    <w:p w14:paraId="1F5D8B5D" w14:textId="77777777" w:rsidR="009E76BC" w:rsidRPr="00310FD1" w:rsidRDefault="009E76BC" w:rsidP="00FB420A">
      <w:pPr>
        <w:pStyle w:val="ListParagraph"/>
        <w:numPr>
          <w:ilvl w:val="0"/>
          <w:numId w:val="20"/>
        </w:numPr>
        <w:rPr>
          <w:lang w:val="en-US" w:eastAsia="zh-CN"/>
        </w:rPr>
      </w:pPr>
      <w:r w:rsidRPr="00310FD1">
        <w:rPr>
          <w:lang w:val="en-US" w:eastAsia="zh-CN"/>
        </w:rPr>
        <w:t>Conversion pathway analysis</w:t>
      </w:r>
    </w:p>
    <w:p w14:paraId="62B82AF3" w14:textId="77777777" w:rsidR="009E76BC" w:rsidRPr="00310FD1" w:rsidRDefault="009E76BC" w:rsidP="00FB420A">
      <w:pPr>
        <w:pStyle w:val="ListParagraph"/>
        <w:numPr>
          <w:ilvl w:val="0"/>
          <w:numId w:val="20"/>
        </w:numPr>
        <w:rPr>
          <w:lang w:val="en-US" w:eastAsia="zh-CN"/>
        </w:rPr>
      </w:pPr>
      <w:r w:rsidRPr="00310FD1">
        <w:rPr>
          <w:lang w:val="en-US" w:eastAsia="zh-CN"/>
        </w:rPr>
        <w:t>Audience distribution reporting</w:t>
      </w:r>
    </w:p>
    <w:p w14:paraId="3ED876D5" w14:textId="4E54A702" w:rsidR="009E76BC" w:rsidRPr="00310FD1" w:rsidRDefault="009E76BC" w:rsidP="00FB420A">
      <w:pPr>
        <w:pStyle w:val="ListParagraph"/>
        <w:numPr>
          <w:ilvl w:val="0"/>
          <w:numId w:val="20"/>
        </w:numPr>
        <w:rPr>
          <w:lang w:val="en-US" w:eastAsia="zh-CN"/>
        </w:rPr>
      </w:pPr>
      <w:r w:rsidRPr="00310FD1">
        <w:rPr>
          <w:lang w:val="en-US" w:eastAsia="zh-CN"/>
        </w:rPr>
        <w:t>Geo</w:t>
      </w:r>
      <w:r w:rsidRPr="00310FD1">
        <w:rPr>
          <w:rFonts w:ascii="Cambria Math" w:hAnsi="Cambria Math" w:cs="Cambria Math"/>
          <w:lang w:val="en-US" w:eastAsia="zh-CN"/>
        </w:rPr>
        <w:t>‑</w:t>
      </w:r>
      <w:r w:rsidRPr="00310FD1">
        <w:rPr>
          <w:lang w:val="en-US" w:eastAsia="zh-CN"/>
        </w:rPr>
        <w:t>level insights for market prioritization</w:t>
      </w:r>
    </w:p>
    <w:p w14:paraId="60439F59" w14:textId="77777777" w:rsidR="009E76BC" w:rsidRPr="009E76BC" w:rsidRDefault="009E76BC" w:rsidP="009E76BC">
      <w:pPr>
        <w:pStyle w:val="Heading4"/>
        <w:rPr>
          <w:lang w:val="en-US" w:eastAsia="zh-CN"/>
        </w:rPr>
      </w:pPr>
      <w:r w:rsidRPr="009E76BC">
        <w:rPr>
          <w:lang w:val="en-US" w:eastAsia="zh-CN"/>
        </w:rPr>
        <w:t>KPI Impact &amp; Measurement</w:t>
      </w:r>
    </w:p>
    <w:p w14:paraId="7AA75FD7" w14:textId="7C05568B" w:rsidR="009E76BC" w:rsidRPr="009E76BC" w:rsidRDefault="009E76BC" w:rsidP="009E76BC">
      <w:pPr>
        <w:rPr>
          <w:lang w:val="en-US" w:eastAsia="zh-CN"/>
        </w:rPr>
      </w:pPr>
      <w:r w:rsidRPr="009E76BC">
        <w:rPr>
          <w:lang w:val="en-US" w:eastAsia="zh-CN"/>
        </w:rPr>
        <w:t>The enriched dataset must support measurement of improvements across:</w:t>
      </w:r>
    </w:p>
    <w:p w14:paraId="0214BC36" w14:textId="77777777" w:rsidR="009E76BC" w:rsidRPr="00182ACA" w:rsidRDefault="009E76BC" w:rsidP="00FB420A">
      <w:pPr>
        <w:pStyle w:val="ListParagraph"/>
        <w:numPr>
          <w:ilvl w:val="0"/>
          <w:numId w:val="21"/>
        </w:numPr>
        <w:rPr>
          <w:lang w:val="en-US" w:eastAsia="zh-CN"/>
        </w:rPr>
      </w:pPr>
      <w:r w:rsidRPr="00182ACA">
        <w:rPr>
          <w:lang w:val="en-US" w:eastAsia="zh-CN"/>
        </w:rPr>
        <w:t>Campaign performance (conversion, CTR, sales lift)</w:t>
      </w:r>
    </w:p>
    <w:p w14:paraId="708515E4" w14:textId="77777777" w:rsidR="009E76BC" w:rsidRPr="00182ACA" w:rsidRDefault="009E76BC" w:rsidP="00FB420A">
      <w:pPr>
        <w:pStyle w:val="ListParagraph"/>
        <w:numPr>
          <w:ilvl w:val="0"/>
          <w:numId w:val="21"/>
        </w:numPr>
        <w:rPr>
          <w:lang w:val="en-US" w:eastAsia="zh-CN"/>
        </w:rPr>
      </w:pPr>
      <w:r w:rsidRPr="00182ACA">
        <w:rPr>
          <w:lang w:val="en-US" w:eastAsia="zh-CN"/>
        </w:rPr>
        <w:t>CRM relevance and engagement</w:t>
      </w:r>
    </w:p>
    <w:p w14:paraId="3CA5C776" w14:textId="77777777" w:rsidR="009E76BC" w:rsidRPr="00182ACA" w:rsidRDefault="009E76BC" w:rsidP="00FB420A">
      <w:pPr>
        <w:pStyle w:val="ListParagraph"/>
        <w:numPr>
          <w:ilvl w:val="0"/>
          <w:numId w:val="21"/>
        </w:numPr>
        <w:rPr>
          <w:lang w:val="en-US" w:eastAsia="zh-CN"/>
        </w:rPr>
      </w:pPr>
      <w:r w:rsidRPr="00182ACA">
        <w:rPr>
          <w:lang w:val="en-US" w:eastAsia="zh-CN"/>
        </w:rPr>
        <w:t>Member progression within lifecycle stages</w:t>
      </w:r>
    </w:p>
    <w:p w14:paraId="39321963" w14:textId="3EE1DF8C" w:rsidR="009E76BC" w:rsidRPr="00182ACA" w:rsidRDefault="009E76BC" w:rsidP="00FB420A">
      <w:pPr>
        <w:pStyle w:val="ListParagraph"/>
        <w:numPr>
          <w:ilvl w:val="0"/>
          <w:numId w:val="21"/>
        </w:numPr>
        <w:rPr>
          <w:lang w:val="en-US" w:eastAsia="zh-CN"/>
        </w:rPr>
      </w:pPr>
      <w:r w:rsidRPr="00182ACA">
        <w:rPr>
          <w:lang w:val="en-US" w:eastAsia="zh-CN"/>
        </w:rPr>
        <w:t>Member value expansion and retention metrics</w:t>
      </w:r>
    </w:p>
    <w:p w14:paraId="797B0460" w14:textId="77777777" w:rsidR="009E76BC" w:rsidRPr="009E76BC" w:rsidRDefault="009E76BC" w:rsidP="009E76BC">
      <w:pPr>
        <w:pStyle w:val="Heading4"/>
        <w:rPr>
          <w:lang w:val="en-US" w:eastAsia="zh-CN"/>
        </w:rPr>
      </w:pPr>
      <w:r w:rsidRPr="009E76BC">
        <w:rPr>
          <w:lang w:val="en-US" w:eastAsia="zh-CN"/>
        </w:rPr>
        <w:t>Easy Consumption for Business Users</w:t>
      </w:r>
    </w:p>
    <w:p w14:paraId="7F63D414" w14:textId="77777777" w:rsidR="009E76BC" w:rsidRPr="009E76BC" w:rsidRDefault="009E76BC" w:rsidP="009E76BC">
      <w:pPr>
        <w:rPr>
          <w:lang w:val="en-US" w:eastAsia="zh-CN"/>
        </w:rPr>
      </w:pPr>
      <w:r w:rsidRPr="009E76BC">
        <w:rPr>
          <w:lang w:val="en-US" w:eastAsia="zh-CN"/>
        </w:rPr>
        <w:t>The enriched data attributes must be delivered in a format that enables business users to quickly apply insights without technical barriers. This includes:</w:t>
      </w:r>
    </w:p>
    <w:p w14:paraId="31F083E6" w14:textId="77777777" w:rsidR="009E76BC" w:rsidRPr="00182ACA" w:rsidRDefault="009E76BC" w:rsidP="00FB420A">
      <w:pPr>
        <w:pStyle w:val="ListParagraph"/>
        <w:numPr>
          <w:ilvl w:val="0"/>
          <w:numId w:val="22"/>
        </w:numPr>
        <w:rPr>
          <w:lang w:val="en-US" w:eastAsia="zh-CN"/>
        </w:rPr>
      </w:pPr>
      <w:r w:rsidRPr="00182ACA">
        <w:rPr>
          <w:lang w:val="en-US" w:eastAsia="zh-CN"/>
        </w:rPr>
        <w:t>Clear tagging definitions and business-friendly descriptions</w:t>
      </w:r>
    </w:p>
    <w:p w14:paraId="7300D0A3" w14:textId="244AF1EB" w:rsidR="009E76BC" w:rsidRPr="00182ACA" w:rsidRDefault="009E76BC" w:rsidP="00FB420A">
      <w:pPr>
        <w:pStyle w:val="ListParagraph"/>
        <w:numPr>
          <w:ilvl w:val="0"/>
          <w:numId w:val="22"/>
        </w:numPr>
        <w:rPr>
          <w:lang w:val="en-US" w:eastAsia="zh-CN"/>
        </w:rPr>
      </w:pPr>
      <w:r w:rsidRPr="00182ACA">
        <w:rPr>
          <w:lang w:val="en-US" w:eastAsia="zh-CN"/>
        </w:rPr>
        <w:t xml:space="preserve">Use-case examples for CRM, </w:t>
      </w:r>
      <w:r w:rsidR="00182ACA" w:rsidRPr="00182ACA">
        <w:rPr>
          <w:rFonts w:hint="eastAsia"/>
          <w:lang w:val="en-US" w:eastAsia="zh-CN"/>
        </w:rPr>
        <w:t>Channels</w:t>
      </w:r>
      <w:r w:rsidRPr="00182ACA">
        <w:rPr>
          <w:lang w:val="en-US" w:eastAsia="zh-CN"/>
        </w:rPr>
        <w:t xml:space="preserve">, </w:t>
      </w:r>
      <w:r w:rsidR="00182ACA" w:rsidRPr="00182ACA">
        <w:rPr>
          <w:rFonts w:hint="eastAsia"/>
          <w:lang w:val="en-US" w:eastAsia="zh-CN"/>
        </w:rPr>
        <w:t xml:space="preserve">BA, </w:t>
      </w:r>
      <w:r w:rsidRPr="00182ACA">
        <w:rPr>
          <w:lang w:val="en-US" w:eastAsia="zh-CN"/>
        </w:rPr>
        <w:t>BU</w:t>
      </w:r>
    </w:p>
    <w:p w14:paraId="7470479A" w14:textId="0151055D" w:rsidR="009E76BC" w:rsidRPr="00182ACA" w:rsidRDefault="009E76BC" w:rsidP="00FB420A">
      <w:pPr>
        <w:pStyle w:val="ListParagraph"/>
        <w:numPr>
          <w:ilvl w:val="0"/>
          <w:numId w:val="22"/>
        </w:numPr>
        <w:rPr>
          <w:lang w:val="en-US" w:eastAsia="zh-CN"/>
        </w:rPr>
      </w:pPr>
      <w:r w:rsidRPr="00182ACA">
        <w:rPr>
          <w:lang w:val="en-US" w:eastAsia="zh-CN"/>
        </w:rPr>
        <w:t>Walkthrough training and enablement for all key user groups</w:t>
      </w:r>
    </w:p>
    <w:p w14:paraId="01E9463F" w14:textId="77777777" w:rsidR="009E76BC" w:rsidRPr="009E76BC" w:rsidRDefault="009E76BC" w:rsidP="009E76BC">
      <w:pPr>
        <w:pStyle w:val="Heading4"/>
        <w:rPr>
          <w:lang w:val="en-US" w:eastAsia="zh-CN"/>
        </w:rPr>
      </w:pPr>
      <w:r w:rsidRPr="009E76BC">
        <w:rPr>
          <w:lang w:val="en-US" w:eastAsia="zh-CN"/>
        </w:rPr>
        <w:t>Scalability of Business Use Cases</w:t>
      </w:r>
    </w:p>
    <w:p w14:paraId="6D388792" w14:textId="77777777" w:rsidR="009E76BC" w:rsidRPr="009E76BC" w:rsidRDefault="009E76BC" w:rsidP="009E76BC">
      <w:pPr>
        <w:rPr>
          <w:lang w:val="en-US" w:eastAsia="zh-CN"/>
        </w:rPr>
      </w:pPr>
      <w:r w:rsidRPr="009E76BC">
        <w:rPr>
          <w:lang w:val="en-US" w:eastAsia="zh-CN"/>
        </w:rPr>
        <w:t xml:space="preserve">The vendor must ensure the solution can </w:t>
      </w:r>
      <w:proofErr w:type="gramStart"/>
      <w:r w:rsidRPr="009E76BC">
        <w:rPr>
          <w:lang w:val="en-US" w:eastAsia="zh-CN"/>
        </w:rPr>
        <w:t>scale</w:t>
      </w:r>
      <w:proofErr w:type="gramEnd"/>
      <w:r w:rsidRPr="009E76BC">
        <w:rPr>
          <w:lang w:val="en-US" w:eastAsia="zh-CN"/>
        </w:rPr>
        <w:t xml:space="preserve"> to additional business needs such as:</w:t>
      </w:r>
    </w:p>
    <w:p w14:paraId="5815A7B7" w14:textId="77777777" w:rsidR="009E76BC" w:rsidRPr="00182ACA" w:rsidRDefault="009E76BC" w:rsidP="00FB420A">
      <w:pPr>
        <w:pStyle w:val="ListParagraph"/>
        <w:numPr>
          <w:ilvl w:val="0"/>
          <w:numId w:val="23"/>
        </w:numPr>
        <w:rPr>
          <w:lang w:val="en-US" w:eastAsia="zh-CN"/>
        </w:rPr>
      </w:pPr>
      <w:r w:rsidRPr="00182ACA">
        <w:rPr>
          <w:lang w:val="en-US" w:eastAsia="zh-CN"/>
        </w:rPr>
        <w:t>New attribute categories</w:t>
      </w:r>
    </w:p>
    <w:p w14:paraId="785C861E" w14:textId="175DC4A3" w:rsidR="009E76BC" w:rsidRPr="00182ACA" w:rsidRDefault="009E76BC" w:rsidP="00FB420A">
      <w:pPr>
        <w:pStyle w:val="ListParagraph"/>
        <w:numPr>
          <w:ilvl w:val="0"/>
          <w:numId w:val="23"/>
        </w:numPr>
        <w:rPr>
          <w:lang w:val="en-US" w:eastAsia="zh-CN"/>
        </w:rPr>
      </w:pPr>
      <w:r w:rsidRPr="00182ACA">
        <w:rPr>
          <w:lang w:val="en-US" w:eastAsia="zh-CN"/>
        </w:rPr>
        <w:t>New personalization or segmentation use cases</w:t>
      </w:r>
    </w:p>
    <w:p w14:paraId="26422CF5" w14:textId="77777777" w:rsidR="009E76BC" w:rsidRPr="00182ACA" w:rsidRDefault="009E76BC" w:rsidP="00FB420A">
      <w:pPr>
        <w:pStyle w:val="ListParagraph"/>
        <w:numPr>
          <w:ilvl w:val="0"/>
          <w:numId w:val="23"/>
        </w:numPr>
        <w:rPr>
          <w:lang w:val="en-US" w:eastAsia="zh-CN"/>
        </w:rPr>
      </w:pPr>
      <w:r w:rsidRPr="00182ACA">
        <w:rPr>
          <w:lang w:val="en-US" w:eastAsia="zh-CN"/>
        </w:rPr>
        <w:t>Compliance with adidas Ways of Working</w:t>
      </w:r>
    </w:p>
    <w:p w14:paraId="1B34A3C8" w14:textId="77777777" w:rsidR="009E76BC" w:rsidRPr="00182ACA" w:rsidRDefault="009E76BC" w:rsidP="00FB420A">
      <w:pPr>
        <w:pStyle w:val="ListParagraph"/>
        <w:numPr>
          <w:ilvl w:val="0"/>
          <w:numId w:val="23"/>
        </w:numPr>
        <w:rPr>
          <w:lang w:val="en-US" w:eastAsia="zh-CN"/>
        </w:rPr>
      </w:pPr>
      <w:r w:rsidRPr="00182ACA">
        <w:rPr>
          <w:lang w:val="en-US" w:eastAsia="zh-CN"/>
        </w:rPr>
        <w:t>Business-impact driven</w:t>
      </w:r>
    </w:p>
    <w:p w14:paraId="4D7BF963" w14:textId="1C61584D" w:rsidR="009E76BC" w:rsidRPr="00182ACA" w:rsidRDefault="009E76BC" w:rsidP="00FB420A">
      <w:pPr>
        <w:pStyle w:val="ListParagraph"/>
        <w:numPr>
          <w:ilvl w:val="0"/>
          <w:numId w:val="23"/>
        </w:numPr>
        <w:rPr>
          <w:lang w:val="en-US" w:eastAsia="zh-CN"/>
        </w:rPr>
      </w:pPr>
      <w:r w:rsidRPr="00182ACA">
        <w:rPr>
          <w:lang w:val="en-US" w:eastAsia="zh-CN"/>
        </w:rPr>
        <w:t>Future-proof for evolving marketing</w:t>
      </w:r>
      <w:r w:rsidR="00182ACA">
        <w:rPr>
          <w:rFonts w:hint="eastAsia"/>
          <w:lang w:val="en-US" w:eastAsia="zh-CN"/>
        </w:rPr>
        <w:t>, product</w:t>
      </w:r>
      <w:proofErr w:type="gramStart"/>
      <w:r w:rsidR="00182ACA">
        <w:rPr>
          <w:rFonts w:hint="eastAsia"/>
          <w:lang w:val="en-US" w:eastAsia="zh-CN"/>
        </w:rPr>
        <w:t>, channel</w:t>
      </w:r>
      <w:proofErr w:type="gramEnd"/>
      <w:r w:rsidR="00182ACA">
        <w:rPr>
          <w:rFonts w:hint="eastAsia"/>
          <w:lang w:val="en-US" w:eastAsia="zh-CN"/>
        </w:rPr>
        <w:t xml:space="preserve"> </w:t>
      </w:r>
      <w:r w:rsidRPr="00182ACA">
        <w:rPr>
          <w:lang w:val="en-US" w:eastAsia="zh-CN"/>
        </w:rPr>
        <w:t>strategies</w:t>
      </w:r>
    </w:p>
    <w:p w14:paraId="48945D86" w14:textId="281B1A9E" w:rsidR="009E76BC" w:rsidRDefault="009E76BC" w:rsidP="00FB420A">
      <w:pPr>
        <w:pStyle w:val="ListParagraph"/>
        <w:numPr>
          <w:ilvl w:val="0"/>
          <w:numId w:val="23"/>
        </w:numPr>
        <w:rPr>
          <w:lang w:val="en-US" w:eastAsia="zh-CN"/>
        </w:rPr>
      </w:pPr>
      <w:r w:rsidRPr="00182ACA">
        <w:rPr>
          <w:lang w:val="en-US" w:eastAsia="zh-CN"/>
        </w:rPr>
        <w:t>Easily adoptable by cross-functional teams</w:t>
      </w:r>
    </w:p>
    <w:p w14:paraId="10908942" w14:textId="34ACCC7B" w:rsidR="008476B1" w:rsidRDefault="009D07F6" w:rsidP="008476B1">
      <w:pPr>
        <w:pStyle w:val="Heading4"/>
        <w:rPr>
          <w:lang w:val="en-US" w:eastAsia="zh-CN"/>
        </w:rPr>
      </w:pPr>
      <w:r>
        <w:rPr>
          <w:rFonts w:hint="eastAsia"/>
          <w:lang w:val="en-US" w:eastAsia="zh-CN"/>
        </w:rPr>
        <w:t>Data I</w:t>
      </w:r>
      <w:r w:rsidR="008476B1">
        <w:rPr>
          <w:rFonts w:hint="eastAsia"/>
          <w:lang w:val="en-US" w:eastAsia="zh-CN"/>
        </w:rPr>
        <w:t xml:space="preserve">ntegration </w:t>
      </w:r>
      <w:r w:rsidR="000A1412">
        <w:rPr>
          <w:rFonts w:hint="eastAsia"/>
          <w:lang w:val="en-US" w:eastAsia="zh-CN"/>
        </w:rPr>
        <w:t>&amp; Security</w:t>
      </w:r>
      <w:r>
        <w:rPr>
          <w:rFonts w:hint="eastAsia"/>
          <w:lang w:val="en-US" w:eastAsia="zh-CN"/>
        </w:rPr>
        <w:t xml:space="preserve"> </w:t>
      </w:r>
    </w:p>
    <w:p w14:paraId="510A3F4A" w14:textId="77777777" w:rsidR="00044240" w:rsidRDefault="00044240" w:rsidP="00044240">
      <w:pPr>
        <w:rPr>
          <w:rFonts w:eastAsiaTheme="minorEastAsia"/>
          <w:lang w:val="en-US"/>
        </w:rPr>
      </w:pPr>
      <w:r>
        <w:rPr>
          <w:lang w:val="en-US"/>
        </w:rPr>
        <w:t>Vendor must ensure secure, standards-based data integration for external data ingestion into adidas.</w:t>
      </w:r>
    </w:p>
    <w:p w14:paraId="0B745FC3" w14:textId="6D34BA8F" w:rsidR="00B72C77" w:rsidRDefault="00B72C77" w:rsidP="00FB420A">
      <w:pPr>
        <w:pStyle w:val="ListParagraph"/>
        <w:numPr>
          <w:ilvl w:val="0"/>
          <w:numId w:val="23"/>
        </w:numPr>
        <w:rPr>
          <w:lang w:val="en-US" w:eastAsia="zh-CN"/>
        </w:rPr>
      </w:pPr>
      <w:r>
        <w:rPr>
          <w:rFonts w:hint="eastAsia"/>
          <w:lang w:val="en-US" w:eastAsia="zh-CN"/>
        </w:rPr>
        <w:t>Detailed Technical Documentation</w:t>
      </w:r>
    </w:p>
    <w:p w14:paraId="0416B020" w14:textId="32274A6B" w:rsidR="00B72C77" w:rsidRDefault="00B72C77" w:rsidP="00FB420A">
      <w:pPr>
        <w:pStyle w:val="ListParagraph"/>
        <w:numPr>
          <w:ilvl w:val="1"/>
          <w:numId w:val="23"/>
        </w:numPr>
        <w:rPr>
          <w:lang w:val="en-US" w:eastAsia="zh-CN"/>
        </w:rPr>
      </w:pPr>
      <w:r>
        <w:rPr>
          <w:rFonts w:hint="eastAsia"/>
          <w:lang w:val="en-US" w:eastAsia="zh-CN"/>
        </w:rPr>
        <w:t xml:space="preserve">Vendor must deliver comprehensive and up-to-date </w:t>
      </w:r>
      <w:proofErr w:type="gramStart"/>
      <w:r>
        <w:rPr>
          <w:rFonts w:hint="eastAsia"/>
          <w:lang w:val="en-US" w:eastAsia="zh-CN"/>
        </w:rPr>
        <w:t>documentation ,</w:t>
      </w:r>
      <w:proofErr w:type="gramEnd"/>
      <w:r>
        <w:rPr>
          <w:rFonts w:hint="eastAsia"/>
          <w:lang w:val="en-US" w:eastAsia="zh-CN"/>
        </w:rPr>
        <w:t xml:space="preserve"> including but not limited to:</w:t>
      </w:r>
    </w:p>
    <w:p w14:paraId="5434E83D" w14:textId="3057BB64" w:rsidR="00B72C77" w:rsidRDefault="00B72C77" w:rsidP="00FB420A">
      <w:pPr>
        <w:pStyle w:val="ListParagraph"/>
        <w:numPr>
          <w:ilvl w:val="2"/>
          <w:numId w:val="23"/>
        </w:numPr>
        <w:rPr>
          <w:lang w:val="en-US" w:eastAsia="zh-CN"/>
        </w:rPr>
      </w:pPr>
      <w:r>
        <w:rPr>
          <w:rFonts w:hint="eastAsia"/>
          <w:lang w:val="en-US" w:eastAsia="zh-CN"/>
        </w:rPr>
        <w:t>API/SDK documentation covering authentication mechanisms/rate limits and error codes</w:t>
      </w:r>
    </w:p>
    <w:p w14:paraId="48126997" w14:textId="3A043FD4" w:rsidR="00B47977" w:rsidRDefault="00B47977" w:rsidP="00FB420A">
      <w:pPr>
        <w:pStyle w:val="ListParagraph"/>
        <w:numPr>
          <w:ilvl w:val="2"/>
          <w:numId w:val="23"/>
        </w:numPr>
        <w:rPr>
          <w:lang w:val="en-US" w:eastAsia="zh-CN"/>
        </w:rPr>
      </w:pPr>
      <w:r>
        <w:rPr>
          <w:rFonts w:hint="eastAsia"/>
          <w:lang w:val="en-US" w:eastAsia="zh-CN"/>
        </w:rPr>
        <w:t>Detailed data dictionaries, attribute definitions, tag taxonomy, value ranges etc.</w:t>
      </w:r>
    </w:p>
    <w:p w14:paraId="4C41EE20" w14:textId="30B29AC8" w:rsidR="00B47977" w:rsidRDefault="00B47977" w:rsidP="00FB420A">
      <w:pPr>
        <w:pStyle w:val="ListParagraph"/>
        <w:numPr>
          <w:ilvl w:val="2"/>
          <w:numId w:val="23"/>
        </w:numPr>
        <w:rPr>
          <w:lang w:val="en-US" w:eastAsia="zh-CN"/>
        </w:rPr>
      </w:pPr>
      <w:r>
        <w:rPr>
          <w:rFonts w:hint="eastAsia"/>
          <w:lang w:val="en-US" w:eastAsia="zh-CN"/>
        </w:rPr>
        <w:t>Versioning information</w:t>
      </w:r>
    </w:p>
    <w:p w14:paraId="4E2C82D5" w14:textId="367D9A4E" w:rsidR="00B47977" w:rsidRDefault="00B47977" w:rsidP="00FB420A">
      <w:pPr>
        <w:pStyle w:val="ListParagraph"/>
        <w:numPr>
          <w:ilvl w:val="2"/>
          <w:numId w:val="23"/>
        </w:numPr>
        <w:rPr>
          <w:lang w:val="en-US" w:eastAsia="zh-CN"/>
        </w:rPr>
      </w:pPr>
      <w:r>
        <w:rPr>
          <w:rFonts w:hint="eastAsia"/>
          <w:lang w:val="en-US" w:eastAsia="zh-CN"/>
        </w:rPr>
        <w:t>Configuration guides for integration across testing, staging and production environment</w:t>
      </w:r>
    </w:p>
    <w:p w14:paraId="018FF31A" w14:textId="3A5C80B1" w:rsidR="00B47977" w:rsidRDefault="00B47977" w:rsidP="00FB420A">
      <w:pPr>
        <w:pStyle w:val="ListParagraph"/>
        <w:numPr>
          <w:ilvl w:val="0"/>
          <w:numId w:val="23"/>
        </w:numPr>
        <w:rPr>
          <w:lang w:val="en-US" w:eastAsia="zh-CN"/>
        </w:rPr>
      </w:pPr>
      <w:r>
        <w:rPr>
          <w:rFonts w:hint="eastAsia"/>
          <w:lang w:val="en-US" w:eastAsia="zh-CN"/>
        </w:rPr>
        <w:t>Integration Support</w:t>
      </w:r>
    </w:p>
    <w:p w14:paraId="6D2B1D79" w14:textId="27ECB158" w:rsidR="00B47977" w:rsidRDefault="00B47977" w:rsidP="00FB420A">
      <w:pPr>
        <w:pStyle w:val="ListParagraph"/>
        <w:numPr>
          <w:ilvl w:val="1"/>
          <w:numId w:val="23"/>
        </w:numPr>
        <w:rPr>
          <w:lang w:val="en-US" w:eastAsia="zh-CN"/>
        </w:rPr>
      </w:pPr>
      <w:r>
        <w:rPr>
          <w:rFonts w:hint="eastAsia"/>
          <w:lang w:val="en-US" w:eastAsia="zh-CN"/>
        </w:rPr>
        <w:t xml:space="preserve">Vendor </w:t>
      </w:r>
      <w:r w:rsidR="000F12A1">
        <w:rPr>
          <w:rFonts w:hint="eastAsia"/>
          <w:lang w:val="en-US" w:eastAsia="zh-CN"/>
        </w:rPr>
        <w:t>must</w:t>
      </w:r>
      <w:r>
        <w:rPr>
          <w:rFonts w:hint="eastAsia"/>
          <w:lang w:val="en-US" w:eastAsia="zh-CN"/>
        </w:rPr>
        <w:t xml:space="preserve"> provide end-to-end technical support for </w:t>
      </w:r>
      <w:r>
        <w:rPr>
          <w:lang w:val="en-US" w:eastAsia="zh-CN"/>
        </w:rPr>
        <w:t>integration</w:t>
      </w:r>
      <w:r>
        <w:rPr>
          <w:rFonts w:hint="eastAsia"/>
          <w:lang w:val="en-US" w:eastAsia="zh-CN"/>
        </w:rPr>
        <w:t>, including</w:t>
      </w:r>
    </w:p>
    <w:p w14:paraId="554CBDA8" w14:textId="3E5C402E" w:rsidR="00BC1998" w:rsidRPr="00BC1998" w:rsidRDefault="00BC1998" w:rsidP="00FB420A">
      <w:pPr>
        <w:pStyle w:val="ListParagraph"/>
        <w:numPr>
          <w:ilvl w:val="2"/>
          <w:numId w:val="23"/>
        </w:numPr>
        <w:rPr>
          <w:lang w:val="en-US" w:eastAsia="zh-CN"/>
        </w:rPr>
      </w:pPr>
      <w:r>
        <w:rPr>
          <w:rFonts w:hint="eastAsia"/>
          <w:lang w:val="en-US" w:eastAsia="zh-CN"/>
        </w:rPr>
        <w:t>D</w:t>
      </w:r>
      <w:r w:rsidRPr="00173A0F">
        <w:rPr>
          <w:lang w:val="en-US" w:eastAsia="zh-CN"/>
        </w:rPr>
        <w:t>ata delivery models compatible with adidas data platform</w:t>
      </w:r>
      <w:r>
        <w:rPr>
          <w:rFonts w:hint="eastAsia"/>
          <w:lang w:val="en-US" w:eastAsia="zh-CN"/>
        </w:rPr>
        <w:t xml:space="preserve"> supporting batch initialization and incremental sync</w:t>
      </w:r>
    </w:p>
    <w:p w14:paraId="65C06861" w14:textId="6B311703" w:rsidR="00B47977" w:rsidRDefault="00B47977" w:rsidP="00FB420A">
      <w:pPr>
        <w:pStyle w:val="ListParagraph"/>
        <w:numPr>
          <w:ilvl w:val="2"/>
          <w:numId w:val="23"/>
        </w:numPr>
        <w:rPr>
          <w:lang w:val="en-US" w:eastAsia="zh-CN"/>
        </w:rPr>
      </w:pPr>
      <w:r>
        <w:rPr>
          <w:rFonts w:hint="eastAsia"/>
          <w:lang w:val="en-US" w:eastAsia="zh-CN"/>
        </w:rPr>
        <w:t xml:space="preserve">Fully </w:t>
      </w:r>
      <w:proofErr w:type="spellStart"/>
      <w:r>
        <w:rPr>
          <w:rFonts w:hint="eastAsia"/>
          <w:lang w:val="en-US" w:eastAsia="zh-CN"/>
        </w:rPr>
        <w:t>fuctional</w:t>
      </w:r>
      <w:proofErr w:type="spellEnd"/>
      <w:r>
        <w:rPr>
          <w:rFonts w:hint="eastAsia"/>
          <w:lang w:val="en-US" w:eastAsia="zh-CN"/>
        </w:rPr>
        <w:t xml:space="preserve"> UAT/sandbox environment with complete or sample datasets</w:t>
      </w:r>
    </w:p>
    <w:p w14:paraId="6B71B8F7" w14:textId="434DE131" w:rsidR="00B47977" w:rsidRDefault="00B47977" w:rsidP="00FB420A">
      <w:pPr>
        <w:pStyle w:val="ListParagraph"/>
        <w:numPr>
          <w:ilvl w:val="2"/>
          <w:numId w:val="23"/>
        </w:numPr>
        <w:rPr>
          <w:lang w:val="en-US" w:eastAsia="zh-CN"/>
        </w:rPr>
      </w:pPr>
      <w:r>
        <w:rPr>
          <w:rFonts w:hint="eastAsia"/>
          <w:lang w:val="en-US" w:eastAsia="zh-CN"/>
        </w:rPr>
        <w:t>Mock tools/ test endpoints for testing</w:t>
      </w:r>
    </w:p>
    <w:p w14:paraId="2668A23C" w14:textId="74E405E0" w:rsidR="00B47977" w:rsidRDefault="00B47977" w:rsidP="00FB420A">
      <w:pPr>
        <w:pStyle w:val="ListParagraph"/>
        <w:numPr>
          <w:ilvl w:val="2"/>
          <w:numId w:val="23"/>
        </w:numPr>
        <w:rPr>
          <w:lang w:val="en-US" w:eastAsia="zh-CN"/>
        </w:rPr>
      </w:pPr>
      <w:r>
        <w:rPr>
          <w:rFonts w:hint="eastAsia"/>
          <w:lang w:val="en-US" w:eastAsia="zh-CN"/>
        </w:rPr>
        <w:t>Assign technical contacts responsible for integration and troubleshooting</w:t>
      </w:r>
    </w:p>
    <w:p w14:paraId="3AD1819B" w14:textId="17BD83A8" w:rsidR="00B47977" w:rsidRDefault="00B47977" w:rsidP="00FB420A">
      <w:pPr>
        <w:pStyle w:val="ListParagraph"/>
        <w:numPr>
          <w:ilvl w:val="2"/>
          <w:numId w:val="23"/>
        </w:numPr>
        <w:rPr>
          <w:lang w:val="en-US" w:eastAsia="zh-CN"/>
        </w:rPr>
      </w:pPr>
      <w:r>
        <w:rPr>
          <w:rFonts w:hint="eastAsia"/>
          <w:lang w:val="en-US" w:eastAsia="zh-CN"/>
        </w:rPr>
        <w:t xml:space="preserve">Guaranteed support response SLAs during onboard, </w:t>
      </w:r>
      <w:r>
        <w:rPr>
          <w:lang w:val="en-US" w:eastAsia="zh-CN"/>
        </w:rPr>
        <w:t>integration</w:t>
      </w:r>
      <w:r>
        <w:rPr>
          <w:rFonts w:hint="eastAsia"/>
          <w:lang w:val="en-US" w:eastAsia="zh-CN"/>
        </w:rPr>
        <w:t xml:space="preserve"> and post launch.</w:t>
      </w:r>
    </w:p>
    <w:p w14:paraId="65881B26" w14:textId="2A8C10B3" w:rsidR="00B47977" w:rsidRDefault="00B47977" w:rsidP="00FB420A">
      <w:pPr>
        <w:pStyle w:val="ListParagraph"/>
        <w:numPr>
          <w:ilvl w:val="2"/>
          <w:numId w:val="23"/>
        </w:numPr>
        <w:rPr>
          <w:lang w:val="en-US" w:eastAsia="zh-CN"/>
        </w:rPr>
      </w:pPr>
      <w:r>
        <w:rPr>
          <w:rFonts w:hint="eastAsia"/>
          <w:lang w:val="en-US" w:eastAsia="zh-CN"/>
        </w:rPr>
        <w:t xml:space="preserve">Regular technical check-ins(weekly/monthly) aligned with adidas </w:t>
      </w:r>
      <w:r>
        <w:rPr>
          <w:lang w:val="en-US" w:eastAsia="zh-CN"/>
        </w:rPr>
        <w:t>proje</w:t>
      </w:r>
      <w:r>
        <w:rPr>
          <w:rFonts w:hint="eastAsia"/>
          <w:lang w:val="en-US" w:eastAsia="zh-CN"/>
        </w:rPr>
        <w:t>ct rhythm</w:t>
      </w:r>
    </w:p>
    <w:p w14:paraId="44A9C95E" w14:textId="32A2DE80" w:rsidR="00CD4383" w:rsidRDefault="00CD4383" w:rsidP="00FB420A">
      <w:pPr>
        <w:pStyle w:val="ListParagraph"/>
        <w:numPr>
          <w:ilvl w:val="2"/>
          <w:numId w:val="23"/>
        </w:numPr>
        <w:rPr>
          <w:lang w:val="en-US" w:eastAsia="zh-CN"/>
        </w:rPr>
      </w:pPr>
      <w:r>
        <w:rPr>
          <w:rFonts w:hint="eastAsia"/>
          <w:lang w:val="en-US" w:eastAsia="zh-CN"/>
        </w:rPr>
        <w:t>E</w:t>
      </w:r>
      <w:r w:rsidRPr="00173A0F">
        <w:rPr>
          <w:lang w:val="en-US" w:eastAsia="zh-CN"/>
        </w:rPr>
        <w:t>fficient identity resolution against adidas’ member dataset (10M+) with high match accuracy, minimal data loss, and transparent match rules.</w:t>
      </w:r>
    </w:p>
    <w:p w14:paraId="2BB74D0E" w14:textId="5B1B5374" w:rsidR="00BC1998" w:rsidRDefault="00BC1998" w:rsidP="00FB420A">
      <w:pPr>
        <w:pStyle w:val="ListParagraph"/>
        <w:numPr>
          <w:ilvl w:val="0"/>
          <w:numId w:val="23"/>
        </w:numPr>
        <w:rPr>
          <w:lang w:val="en-US" w:eastAsia="zh-CN"/>
        </w:rPr>
      </w:pPr>
      <w:r>
        <w:rPr>
          <w:rFonts w:hint="eastAsia"/>
          <w:lang w:val="en-US" w:eastAsia="zh-CN"/>
        </w:rPr>
        <w:t>Security, Privacy &amp; Compliance</w:t>
      </w:r>
    </w:p>
    <w:p w14:paraId="339DD71E" w14:textId="40A1D731" w:rsidR="00BC1998" w:rsidRPr="006E2BDF" w:rsidRDefault="0051397C" w:rsidP="00FB420A">
      <w:pPr>
        <w:pStyle w:val="ListParagraph"/>
        <w:numPr>
          <w:ilvl w:val="1"/>
          <w:numId w:val="23"/>
        </w:numPr>
        <w:rPr>
          <w:lang w:val="en-US" w:eastAsia="zh-CN"/>
        </w:rPr>
      </w:pPr>
      <w:r>
        <w:rPr>
          <w:rFonts w:hint="eastAsia"/>
          <w:lang w:val="en-US" w:eastAsia="zh-CN"/>
        </w:rPr>
        <w:t>Ensure f</w:t>
      </w:r>
      <w:r w:rsidR="00BC1998" w:rsidRPr="006E2BDF">
        <w:rPr>
          <w:lang w:val="en-US" w:eastAsia="zh-CN"/>
        </w:rPr>
        <w:t>ull</w:t>
      </w:r>
      <w:r>
        <w:rPr>
          <w:rFonts w:hint="eastAsia"/>
          <w:lang w:val="en-US" w:eastAsia="zh-CN"/>
        </w:rPr>
        <w:t>y</w:t>
      </w:r>
      <w:r w:rsidR="00BC1998" w:rsidRPr="006E2BDF">
        <w:rPr>
          <w:lang w:val="en-US" w:eastAsia="zh-CN"/>
        </w:rPr>
        <w:t xml:space="preserve"> compliance with all applicable privacy regulations</w:t>
      </w:r>
      <w:r>
        <w:rPr>
          <w:rFonts w:hint="eastAsia"/>
          <w:lang w:val="en-US" w:eastAsia="zh-CN"/>
        </w:rPr>
        <w:t>, including China</w:t>
      </w:r>
      <w:r>
        <w:rPr>
          <w:lang w:val="en-US" w:eastAsia="zh-CN"/>
        </w:rPr>
        <w:t>’</w:t>
      </w:r>
      <w:r>
        <w:rPr>
          <w:rFonts w:hint="eastAsia"/>
          <w:lang w:val="en-US" w:eastAsia="zh-CN"/>
        </w:rPr>
        <w:t>s PIPL</w:t>
      </w:r>
      <w:r w:rsidR="00BC1998" w:rsidRPr="006E2BDF">
        <w:rPr>
          <w:lang w:val="en-US" w:eastAsia="zh-CN"/>
        </w:rPr>
        <w:t xml:space="preserve"> and adidas internal data protection policies.</w:t>
      </w:r>
    </w:p>
    <w:p w14:paraId="54CDE82E" w14:textId="54CCB89C" w:rsidR="007A1C81" w:rsidRDefault="007A1C81" w:rsidP="00FB420A">
      <w:pPr>
        <w:pStyle w:val="ListParagraph"/>
        <w:numPr>
          <w:ilvl w:val="1"/>
          <w:numId w:val="23"/>
        </w:numPr>
        <w:rPr>
          <w:lang w:val="en-US" w:eastAsia="zh-CN"/>
        </w:rPr>
      </w:pPr>
      <w:r w:rsidRPr="007A1C81">
        <w:rPr>
          <w:rFonts w:hint="eastAsia"/>
          <w:lang w:val="en-US" w:eastAsia="zh-CN"/>
        </w:rPr>
        <w:t>Provide documentation on the legality, con</w:t>
      </w:r>
      <w:r>
        <w:rPr>
          <w:rFonts w:hint="eastAsia"/>
          <w:lang w:val="en-US" w:eastAsia="zh-CN"/>
        </w:rPr>
        <w:t>sent basis, and provenance of all external data attributes</w:t>
      </w:r>
    </w:p>
    <w:p w14:paraId="53264313" w14:textId="77777777" w:rsidR="00E02292" w:rsidRDefault="005D7E3D" w:rsidP="00FB420A">
      <w:pPr>
        <w:pStyle w:val="ListParagraph"/>
        <w:numPr>
          <w:ilvl w:val="1"/>
          <w:numId w:val="23"/>
        </w:numPr>
        <w:rPr>
          <w:lang w:val="en-US" w:eastAsia="zh-CN"/>
        </w:rPr>
      </w:pPr>
      <w:r w:rsidRPr="005D7E3D">
        <w:rPr>
          <w:lang w:val="en-US" w:eastAsia="zh-CN"/>
        </w:rPr>
        <w:t>Guarantee that adidas data will not be shared with, processed by, or accessible to any third party, including affiliates, subcontractors, or external systems, outside the contracted scope.</w:t>
      </w:r>
    </w:p>
    <w:p w14:paraId="3ED03A8E" w14:textId="4E19E9AC" w:rsidR="00E02292" w:rsidRPr="00E02292" w:rsidRDefault="00E02292" w:rsidP="00FB420A">
      <w:pPr>
        <w:pStyle w:val="ListParagraph"/>
        <w:numPr>
          <w:ilvl w:val="1"/>
          <w:numId w:val="23"/>
        </w:numPr>
        <w:rPr>
          <w:lang w:val="en-US" w:eastAsia="zh-CN"/>
        </w:rPr>
      </w:pPr>
      <w:r w:rsidRPr="00E02292">
        <w:rPr>
          <w:lang w:val="en-US" w:eastAsia="zh-CN"/>
        </w:rPr>
        <w:t>Ensure that adidas data is never used for model training, profiling, or analytics outside the scope defined in this RFP.</w:t>
      </w:r>
    </w:p>
    <w:p w14:paraId="41431493" w14:textId="0CBA56A0" w:rsidR="005D7E3D" w:rsidRDefault="00E02292" w:rsidP="00FB420A">
      <w:pPr>
        <w:pStyle w:val="ListParagraph"/>
        <w:numPr>
          <w:ilvl w:val="1"/>
          <w:numId w:val="23"/>
        </w:numPr>
        <w:rPr>
          <w:lang w:val="en-US" w:eastAsia="zh-CN"/>
        </w:rPr>
      </w:pPr>
      <w:r>
        <w:rPr>
          <w:rFonts w:hint="eastAsia"/>
          <w:lang w:val="en-US" w:eastAsia="zh-CN"/>
        </w:rPr>
        <w:t>Support full data encryption in transit and at rest</w:t>
      </w:r>
    </w:p>
    <w:p w14:paraId="24B67030" w14:textId="5D92D651" w:rsidR="00E02292" w:rsidRPr="007A1C81" w:rsidRDefault="00E02292" w:rsidP="00FB420A">
      <w:pPr>
        <w:pStyle w:val="ListParagraph"/>
        <w:numPr>
          <w:ilvl w:val="1"/>
          <w:numId w:val="23"/>
        </w:numPr>
        <w:rPr>
          <w:lang w:val="en-US" w:eastAsia="zh-CN"/>
        </w:rPr>
      </w:pPr>
      <w:r>
        <w:rPr>
          <w:rFonts w:hint="eastAsia"/>
          <w:lang w:val="en-US" w:eastAsia="zh-CN"/>
        </w:rPr>
        <w:t>Provide auditable logs for data access, processing and transfer activities</w:t>
      </w:r>
    </w:p>
    <w:p w14:paraId="266ACEBD" w14:textId="77777777" w:rsidR="00E02292" w:rsidRDefault="00E02292" w:rsidP="00FB420A">
      <w:pPr>
        <w:pStyle w:val="ListParagraph"/>
        <w:numPr>
          <w:ilvl w:val="1"/>
          <w:numId w:val="23"/>
        </w:numPr>
        <w:rPr>
          <w:lang w:val="en-US" w:eastAsia="zh-CN"/>
        </w:rPr>
      </w:pPr>
      <w:r w:rsidRPr="00E02292">
        <w:rPr>
          <w:lang w:val="en-US" w:eastAsia="zh-CN"/>
        </w:rPr>
        <w:t>Support configurable data retention and irreversible data deletion upon contract termination.</w:t>
      </w:r>
    </w:p>
    <w:p w14:paraId="0CB0A371" w14:textId="50E685A7" w:rsidR="006F10C7" w:rsidRDefault="006F10C7" w:rsidP="00FB420A">
      <w:pPr>
        <w:pStyle w:val="ListParagraph"/>
        <w:numPr>
          <w:ilvl w:val="1"/>
          <w:numId w:val="23"/>
        </w:numPr>
        <w:rPr>
          <w:lang w:val="en-US" w:eastAsia="zh-CN"/>
        </w:rPr>
      </w:pPr>
      <w:r>
        <w:rPr>
          <w:rFonts w:hint="eastAsia"/>
          <w:lang w:val="en-US" w:eastAsia="zh-CN"/>
        </w:rPr>
        <w:t xml:space="preserve">Support algorithm filing/registration and other regulatory procedures under Chinese law and adidas </w:t>
      </w:r>
      <w:r w:rsidR="003D1BF9">
        <w:rPr>
          <w:rFonts w:hint="eastAsia"/>
          <w:lang w:val="en-US" w:eastAsia="zh-CN"/>
        </w:rPr>
        <w:t>internal regulations.</w:t>
      </w:r>
    </w:p>
    <w:p w14:paraId="05D98AD8" w14:textId="49796F82" w:rsidR="003D1BF9" w:rsidRDefault="003D1BF9" w:rsidP="00FB420A">
      <w:pPr>
        <w:pStyle w:val="ListParagraph"/>
        <w:numPr>
          <w:ilvl w:val="1"/>
          <w:numId w:val="23"/>
        </w:numPr>
        <w:rPr>
          <w:lang w:val="en-US" w:eastAsia="zh-CN"/>
        </w:rPr>
      </w:pPr>
      <w:r>
        <w:rPr>
          <w:rFonts w:hint="eastAsia"/>
          <w:lang w:val="en-US" w:eastAsia="zh-CN"/>
        </w:rPr>
        <w:t>Provide required documents for Data Protection Impact Assessments.</w:t>
      </w:r>
    </w:p>
    <w:p w14:paraId="68A0BDE6" w14:textId="49E1FFCE" w:rsidR="003D1BF9" w:rsidRDefault="003D1BF9" w:rsidP="00FB420A">
      <w:pPr>
        <w:pStyle w:val="ListParagraph"/>
        <w:numPr>
          <w:ilvl w:val="1"/>
          <w:numId w:val="23"/>
        </w:numPr>
        <w:rPr>
          <w:lang w:val="en-US" w:eastAsia="zh-CN"/>
        </w:rPr>
      </w:pPr>
      <w:r>
        <w:rPr>
          <w:rFonts w:hint="eastAsia"/>
          <w:lang w:val="en-US" w:eastAsia="zh-CN"/>
        </w:rPr>
        <w:t xml:space="preserve">Respond to </w:t>
      </w:r>
      <w:r>
        <w:rPr>
          <w:lang w:val="en-US" w:eastAsia="zh-CN"/>
        </w:rPr>
        <w:t>legal</w:t>
      </w:r>
      <w:r>
        <w:rPr>
          <w:rFonts w:hint="eastAsia"/>
          <w:lang w:val="en-US" w:eastAsia="zh-CN"/>
        </w:rPr>
        <w:t xml:space="preserve"> reviews, compliance audits and regulatory inquiries.</w:t>
      </w:r>
    </w:p>
    <w:p w14:paraId="173D28CB" w14:textId="5E4C7443" w:rsidR="003D1BF9" w:rsidRDefault="003D1BF9" w:rsidP="00B43C7F">
      <w:pPr>
        <w:pStyle w:val="ListParagraph"/>
        <w:ind w:left="1440"/>
        <w:rPr>
          <w:lang w:val="en-US" w:eastAsia="zh-CN"/>
        </w:rPr>
      </w:pPr>
    </w:p>
    <w:p w14:paraId="276AB5CA" w14:textId="3196D4FD" w:rsidR="00B43C7F" w:rsidRDefault="00B43C7F" w:rsidP="00B43C7F">
      <w:pPr>
        <w:pStyle w:val="Heading4"/>
        <w:rPr>
          <w:lang w:val="en-US" w:eastAsia="zh-CN"/>
        </w:rPr>
      </w:pPr>
      <w:r>
        <w:rPr>
          <w:rFonts w:hint="eastAsia"/>
          <w:lang w:val="en-US" w:eastAsia="zh-CN"/>
        </w:rPr>
        <w:t>Operation</w:t>
      </w:r>
      <w:r w:rsidR="00BF5611">
        <w:rPr>
          <w:rFonts w:hint="eastAsia"/>
          <w:lang w:val="en-US" w:eastAsia="zh-CN"/>
        </w:rPr>
        <w:t>al Reliability</w:t>
      </w:r>
    </w:p>
    <w:p w14:paraId="7A0FD2D8" w14:textId="43564419" w:rsidR="00BF5611" w:rsidRDefault="00BF5611" w:rsidP="00BF5611">
      <w:pPr>
        <w:rPr>
          <w:lang w:val="en-US" w:eastAsia="zh-CN"/>
        </w:rPr>
      </w:pPr>
      <w:r>
        <w:rPr>
          <w:rFonts w:hint="eastAsia"/>
          <w:lang w:val="en-US" w:eastAsia="zh-CN"/>
        </w:rPr>
        <w:t>Vendor must ensure operational excellence and uninterrupted delivery of 3</w:t>
      </w:r>
      <w:r w:rsidRPr="00BF5611">
        <w:rPr>
          <w:rFonts w:hint="eastAsia"/>
          <w:vertAlign w:val="superscript"/>
          <w:lang w:val="en-US" w:eastAsia="zh-CN"/>
        </w:rPr>
        <w:t>rd</w:t>
      </w:r>
    </w:p>
    <w:p w14:paraId="3349394D" w14:textId="42880C3C" w:rsidR="00BF5611" w:rsidRDefault="00BF5611" w:rsidP="00BF5611">
      <w:pPr>
        <w:rPr>
          <w:lang w:val="en-US" w:eastAsia="zh-CN"/>
        </w:rPr>
      </w:pPr>
      <w:r>
        <w:rPr>
          <w:lang w:val="en-US" w:eastAsia="zh-CN"/>
        </w:rPr>
        <w:t>T</w:t>
      </w:r>
      <w:r>
        <w:rPr>
          <w:rFonts w:hint="eastAsia"/>
          <w:lang w:val="en-US" w:eastAsia="zh-CN"/>
        </w:rPr>
        <w:t>ags</w:t>
      </w:r>
    </w:p>
    <w:p w14:paraId="521BEC4E" w14:textId="7E1E214A" w:rsidR="00114693" w:rsidRDefault="00114693" w:rsidP="00FB420A">
      <w:pPr>
        <w:pStyle w:val="ListParagraph"/>
        <w:numPr>
          <w:ilvl w:val="0"/>
          <w:numId w:val="24"/>
        </w:numPr>
        <w:rPr>
          <w:lang w:val="en-US" w:eastAsia="zh-CN"/>
        </w:rPr>
      </w:pPr>
      <w:r>
        <w:rPr>
          <w:rFonts w:hint="eastAsia"/>
          <w:lang w:val="en-US" w:eastAsia="zh-CN"/>
        </w:rPr>
        <w:t>System uptime of 99% or higher, excluding scheduled maintenance</w:t>
      </w:r>
    </w:p>
    <w:p w14:paraId="53BB7668" w14:textId="0977994E" w:rsidR="00114693" w:rsidRDefault="00787699" w:rsidP="00FB420A">
      <w:pPr>
        <w:pStyle w:val="ListParagraph"/>
        <w:numPr>
          <w:ilvl w:val="0"/>
          <w:numId w:val="24"/>
        </w:numPr>
        <w:rPr>
          <w:lang w:val="en-US" w:eastAsia="zh-CN"/>
        </w:rPr>
      </w:pPr>
      <w:r>
        <w:rPr>
          <w:rFonts w:hint="eastAsia"/>
          <w:lang w:val="en-US" w:eastAsia="zh-CN"/>
        </w:rPr>
        <w:t xml:space="preserve">Identity match accuracy must meet or </w:t>
      </w:r>
      <w:commentRangeStart w:id="153"/>
      <w:commentRangeStart w:id="154"/>
      <w:r>
        <w:rPr>
          <w:rFonts w:hint="eastAsia"/>
          <w:lang w:val="en-US" w:eastAsia="zh-CN"/>
        </w:rPr>
        <w:t xml:space="preserve">exceed </w:t>
      </w:r>
      <w:r w:rsidR="0013502E">
        <w:rPr>
          <w:rFonts w:hint="eastAsia"/>
          <w:lang w:val="en-US" w:eastAsia="zh-CN"/>
        </w:rPr>
        <w:t>80%</w:t>
      </w:r>
      <w:commentRangeEnd w:id="153"/>
      <w:r w:rsidR="0013502E">
        <w:rPr>
          <w:rStyle w:val="CommentReference"/>
          <w:sz w:val="20"/>
          <w:lang w:val="en-US" w:eastAsia="zh-CN"/>
        </w:rPr>
        <w:commentReference w:id="153"/>
      </w:r>
      <w:commentRangeEnd w:id="154"/>
      <w:r>
        <w:rPr>
          <w:rStyle w:val="CommentReference"/>
          <w:sz w:val="20"/>
          <w:lang w:val="en-US" w:eastAsia="zh-CN"/>
        </w:rPr>
        <w:commentReference w:id="154"/>
      </w:r>
    </w:p>
    <w:p w14:paraId="45652C1F" w14:textId="5DCA1430" w:rsidR="0013502E" w:rsidRDefault="0083621A" w:rsidP="00FB420A">
      <w:pPr>
        <w:pStyle w:val="ListParagraph"/>
        <w:numPr>
          <w:ilvl w:val="0"/>
          <w:numId w:val="24"/>
        </w:numPr>
        <w:rPr>
          <w:lang w:val="en-US" w:eastAsia="zh-CN"/>
        </w:rPr>
      </w:pPr>
      <w:r>
        <w:rPr>
          <w:rFonts w:hint="eastAsia"/>
          <w:lang w:val="en-US" w:eastAsia="zh-CN"/>
        </w:rPr>
        <w:t>Any change in attribute logic, data source, calculation method or coverage must be communicated at least 10 business days in advance</w:t>
      </w:r>
    </w:p>
    <w:p w14:paraId="2D0D15D8" w14:textId="371136E7" w:rsidR="0083621A" w:rsidRDefault="0083621A" w:rsidP="00FB420A">
      <w:pPr>
        <w:pStyle w:val="ListParagraph"/>
        <w:numPr>
          <w:ilvl w:val="0"/>
          <w:numId w:val="24"/>
        </w:numPr>
        <w:rPr>
          <w:lang w:val="en-US" w:eastAsia="zh-CN"/>
        </w:rPr>
      </w:pPr>
      <w:r>
        <w:rPr>
          <w:rFonts w:hint="eastAsia"/>
          <w:lang w:val="en-US" w:eastAsia="zh-CN"/>
        </w:rPr>
        <w:t>API response time must meet P95&lt;=500ms</w:t>
      </w:r>
    </w:p>
    <w:p w14:paraId="5A57D06B" w14:textId="1F5E52F3" w:rsidR="00496CC2" w:rsidRPr="00496CC2" w:rsidRDefault="00496CC2" w:rsidP="00FB420A">
      <w:pPr>
        <w:pStyle w:val="ListParagraph"/>
        <w:numPr>
          <w:ilvl w:val="0"/>
          <w:numId w:val="24"/>
        </w:numPr>
        <w:rPr>
          <w:lang w:val="en-US" w:eastAsia="zh-CN"/>
        </w:rPr>
      </w:pPr>
      <w:r>
        <w:rPr>
          <w:rFonts w:hint="eastAsia"/>
          <w:lang w:val="en-US" w:eastAsia="zh-CN"/>
        </w:rPr>
        <w:t xml:space="preserve">Production issues can be </w:t>
      </w:r>
      <w:proofErr w:type="spellStart"/>
      <w:r>
        <w:rPr>
          <w:rFonts w:hint="eastAsia"/>
          <w:lang w:val="en-US" w:eastAsia="zh-CN"/>
        </w:rPr>
        <w:t>responsed</w:t>
      </w:r>
      <w:proofErr w:type="spellEnd"/>
      <w:r>
        <w:rPr>
          <w:rFonts w:hint="eastAsia"/>
          <w:lang w:val="en-US" w:eastAsia="zh-CN"/>
        </w:rPr>
        <w:t xml:space="preserve"> and resolved according to adidas</w:t>
      </w:r>
      <w:r>
        <w:rPr>
          <w:lang w:val="en-US" w:eastAsia="zh-CN"/>
        </w:rPr>
        <w:t>’</w:t>
      </w:r>
      <w:r>
        <w:rPr>
          <w:rFonts w:hint="eastAsia"/>
          <w:lang w:val="en-US" w:eastAsia="zh-CN"/>
        </w:rPr>
        <w:t xml:space="preserve"> SLA requirements</w:t>
      </w:r>
    </w:p>
    <w:p w14:paraId="47E7EC8D" w14:textId="77777777" w:rsidR="00B43C7F" w:rsidRPr="00B43C7F" w:rsidRDefault="00B43C7F" w:rsidP="00B43C7F">
      <w:pPr>
        <w:pStyle w:val="ListParagraph"/>
        <w:ind w:left="1440"/>
        <w:rPr>
          <w:lang w:val="en-US" w:eastAsia="zh-CN"/>
        </w:rPr>
      </w:pPr>
    </w:p>
    <w:p w14:paraId="1450CFFD" w14:textId="2C53FB95" w:rsidR="004B5A66" w:rsidRDefault="6229EB02" w:rsidP="004B5A66">
      <w:pPr>
        <w:pStyle w:val="Heading4"/>
        <w:rPr>
          <w:lang w:val="en-US" w:eastAsia="zh-CN"/>
        </w:rPr>
      </w:pPr>
      <w:r w:rsidRPr="5D1B13CD">
        <w:rPr>
          <w:lang w:val="en-US" w:eastAsia="zh-CN"/>
        </w:rPr>
        <w:t>Scalability &amp; Future</w:t>
      </w:r>
      <w:r w:rsidR="251EF919" w:rsidRPr="5D1B13CD">
        <w:rPr>
          <w:lang w:val="en-US" w:eastAsia="zh-CN"/>
        </w:rPr>
        <w:t xml:space="preserve"> </w:t>
      </w:r>
      <w:r w:rsidRPr="5D1B13CD">
        <w:rPr>
          <w:lang w:val="en-US" w:eastAsia="zh-CN"/>
        </w:rPr>
        <w:t>Proofing</w:t>
      </w:r>
      <w:r w:rsidR="00830900" w:rsidRPr="00830900">
        <w:rPr>
          <w:lang w:val="en-US" w:eastAsia="zh-CN"/>
        </w:rPr>
        <w:noBreakHyphen/>
        <w:t>Proofing</w:t>
      </w:r>
    </w:p>
    <w:p w14:paraId="379A834D" w14:textId="41226060" w:rsidR="00830900" w:rsidRPr="004B5A66" w:rsidRDefault="6229EB02" w:rsidP="004B5A66">
      <w:pPr>
        <w:rPr>
          <w:lang w:val="en-US" w:eastAsia="zh-CN"/>
        </w:rPr>
      </w:pPr>
      <w:r w:rsidRPr="5D1B13CD">
        <w:rPr>
          <w:lang w:val="en-US" w:eastAsia="zh-CN"/>
        </w:rPr>
        <w:t>Vendor solution must be engineered for long</w:t>
      </w:r>
      <w:r w:rsidR="7BD347D1" w:rsidRPr="5D1B13CD">
        <w:rPr>
          <w:lang w:val="en-US" w:eastAsia="zh-CN"/>
        </w:rPr>
        <w:t xml:space="preserve"> </w:t>
      </w:r>
      <w:r w:rsidRPr="5D1B13CD">
        <w:rPr>
          <w:lang w:val="en-US" w:eastAsia="zh-CN"/>
        </w:rPr>
        <w:t xml:space="preserve">term, scalable </w:t>
      </w:r>
      <w:proofErr w:type="gramStart"/>
      <w:r w:rsidRPr="5D1B13CD">
        <w:rPr>
          <w:lang w:val="en-US" w:eastAsia="zh-CN"/>
        </w:rPr>
        <w:t>expansion:</w:t>
      </w:r>
      <w:r w:rsidR="00830900" w:rsidRPr="004B5A66">
        <w:rPr>
          <w:lang w:val="en-US" w:eastAsia="zh-CN"/>
        </w:rPr>
        <w:noBreakHyphen/>
      </w:r>
      <w:proofErr w:type="gramEnd"/>
      <w:r w:rsidR="00830900" w:rsidRPr="004B5A66">
        <w:rPr>
          <w:lang w:val="en-US" w:eastAsia="zh-CN"/>
        </w:rPr>
        <w:t>term, scalable expansion:</w:t>
      </w:r>
    </w:p>
    <w:p w14:paraId="3DABFB7D" w14:textId="77777777" w:rsidR="00830900" w:rsidRPr="00830900" w:rsidRDefault="00830900" w:rsidP="00FB420A">
      <w:pPr>
        <w:pStyle w:val="ListParagraph"/>
        <w:numPr>
          <w:ilvl w:val="0"/>
          <w:numId w:val="23"/>
        </w:numPr>
        <w:rPr>
          <w:lang w:val="en-US" w:eastAsia="zh-CN"/>
        </w:rPr>
      </w:pPr>
      <w:r w:rsidRPr="00830900">
        <w:rPr>
          <w:lang w:val="en-US" w:eastAsia="zh-CN"/>
        </w:rPr>
        <w:t xml:space="preserve">Ability to </w:t>
      </w:r>
      <w:proofErr w:type="gramStart"/>
      <w:r w:rsidRPr="00830900">
        <w:rPr>
          <w:lang w:val="en-US" w:eastAsia="zh-CN"/>
        </w:rPr>
        <w:t>onboard</w:t>
      </w:r>
      <w:proofErr w:type="gramEnd"/>
      <w:r w:rsidRPr="00830900">
        <w:rPr>
          <w:lang w:val="en-US" w:eastAsia="zh-CN"/>
        </w:rPr>
        <w:t xml:space="preserve"> new data categories, new behavioral or intent signals, new identity sources.</w:t>
      </w:r>
    </w:p>
    <w:p w14:paraId="09DBAE13" w14:textId="77777777" w:rsidR="00830900" w:rsidRPr="00830900" w:rsidRDefault="00830900" w:rsidP="00FB420A">
      <w:pPr>
        <w:pStyle w:val="ListParagraph"/>
        <w:numPr>
          <w:ilvl w:val="0"/>
          <w:numId w:val="23"/>
        </w:numPr>
        <w:rPr>
          <w:lang w:val="en-US" w:eastAsia="zh-CN"/>
        </w:rPr>
      </w:pPr>
      <w:r w:rsidRPr="00830900">
        <w:rPr>
          <w:lang w:val="en-US" w:eastAsia="zh-CN"/>
        </w:rPr>
        <w:t>Support future personalization, segmentation, predictive modelling and retail enablement use cases.</w:t>
      </w:r>
    </w:p>
    <w:p w14:paraId="4BB1C334" w14:textId="77777777" w:rsidR="00830900" w:rsidRPr="00830900" w:rsidRDefault="00830900" w:rsidP="00FB420A">
      <w:pPr>
        <w:pStyle w:val="ListParagraph"/>
        <w:numPr>
          <w:ilvl w:val="0"/>
          <w:numId w:val="23"/>
        </w:numPr>
        <w:rPr>
          <w:lang w:val="en-US" w:eastAsia="zh-CN"/>
        </w:rPr>
      </w:pPr>
      <w:r w:rsidRPr="00830900">
        <w:rPr>
          <w:lang w:val="en-US" w:eastAsia="zh-CN"/>
        </w:rPr>
        <w:t>Ensure compatibility with adidas Ways of Working, enterprise architecture, and engineering standards.</w:t>
      </w:r>
    </w:p>
    <w:p w14:paraId="7D9A737C" w14:textId="77777777" w:rsidR="00830900" w:rsidRPr="00830900" w:rsidRDefault="00830900" w:rsidP="00FB420A">
      <w:pPr>
        <w:pStyle w:val="ListParagraph"/>
        <w:numPr>
          <w:ilvl w:val="0"/>
          <w:numId w:val="23"/>
        </w:numPr>
        <w:rPr>
          <w:lang w:val="en-US" w:eastAsia="zh-CN"/>
        </w:rPr>
      </w:pPr>
      <w:r w:rsidRPr="00830900">
        <w:rPr>
          <w:lang w:val="en-US" w:eastAsia="zh-CN"/>
        </w:rPr>
        <w:t>Provide flexible, modular data delivery that can be easily adopted by cross</w:t>
      </w:r>
      <w:r w:rsidRPr="00830900">
        <w:rPr>
          <w:lang w:val="en-US" w:eastAsia="zh-CN"/>
        </w:rPr>
        <w:noBreakHyphen/>
        <w:t>functional teams.</w:t>
      </w:r>
    </w:p>
    <w:p w14:paraId="6753A1D0" w14:textId="77777777" w:rsidR="00A92E02" w:rsidRPr="00830900" w:rsidRDefault="00A92E02" w:rsidP="00A92E02">
      <w:pPr>
        <w:rPr>
          <w:lang w:eastAsia="zh-CN"/>
        </w:rPr>
      </w:pPr>
    </w:p>
    <w:p w14:paraId="06C87ACA" w14:textId="4B1C0991" w:rsidR="00ED6632" w:rsidRPr="00C75089" w:rsidRDefault="00ED6632">
      <w:pPr>
        <w:pStyle w:val="Heading3"/>
        <w:rPr>
          <w:rFonts w:ascii="AdihausDIN" w:hAnsi="AdihausDIN" w:cs="AdihausDIN"/>
          <w:color w:val="00B050"/>
          <w:sz w:val="24"/>
          <w:szCs w:val="24"/>
          <w:lang w:val="en-US" w:eastAsia="zh-CN"/>
        </w:rPr>
      </w:pPr>
      <w:bookmarkStart w:id="157" w:name="_Toc64998627"/>
      <w:commentRangeStart w:id="158"/>
      <w:r w:rsidRPr="00C75089">
        <w:rPr>
          <w:rFonts w:ascii="AdihausDIN" w:hAnsi="AdihausDIN" w:cs="AdihausDIN"/>
          <w:color w:val="00B050"/>
          <w:sz w:val="24"/>
          <w:szCs w:val="24"/>
          <w:lang w:val="en-US" w:eastAsia="zh-CN"/>
        </w:rPr>
        <w:t>Timeline</w:t>
      </w:r>
      <w:bookmarkEnd w:id="157"/>
      <w:commentRangeEnd w:id="158"/>
      <w:r w:rsidR="003C5B49" w:rsidRPr="00C75089">
        <w:rPr>
          <w:rStyle w:val="CommentReference"/>
          <w:rFonts w:ascii="AdihausDIN" w:hAnsi="AdihausDIN" w:cs="AdihausDIN"/>
          <w:color w:val="00B050"/>
          <w:sz w:val="24"/>
          <w:szCs w:val="24"/>
          <w:lang w:val="en-US" w:eastAsia="zh-CN"/>
        </w:rPr>
        <w:commentReference w:id="158"/>
      </w:r>
    </w:p>
    <w:p w14:paraId="7E4FF78E" w14:textId="77777777" w:rsidR="002B5EBD" w:rsidRPr="00C75089" w:rsidRDefault="002B5EBD">
      <w:pPr>
        <w:rPr>
          <w:rFonts w:ascii="AdihausDIN" w:hAnsi="AdihausDIN" w:cs="AdihausDIN"/>
          <w:color w:val="00B050"/>
          <w:lang w:val="en-US" w:eastAsia="zh-CN"/>
        </w:rPr>
      </w:pPr>
      <w:r w:rsidRPr="00C75089">
        <w:rPr>
          <w:rFonts w:ascii="AdihausDIN" w:hAnsi="AdihausDIN" w:cs="AdihausDIN"/>
          <w:color w:val="00B050"/>
          <w:lang w:val="en-US" w:eastAsia="zh-CN"/>
        </w:rPr>
        <w:t>Bidding process: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35"/>
        <w:gridCol w:w="3891"/>
      </w:tblGrid>
      <w:tr w:rsidR="002B5EBD" w:rsidRPr="00EF5397" w14:paraId="03C06DE2" w14:textId="77777777" w:rsidTr="11949793">
        <w:tc>
          <w:tcPr>
            <w:tcW w:w="2335" w:type="dxa"/>
            <w:shd w:val="clear" w:color="auto" w:fill="F2F2F2" w:themeFill="background1" w:themeFillShade="F2"/>
          </w:tcPr>
          <w:p w14:paraId="5CD90689" w14:textId="77777777" w:rsidR="002B5EBD" w:rsidRPr="00C75089" w:rsidRDefault="002B5EBD" w:rsidP="00B45DD6">
            <w:pPr>
              <w:rPr>
                <w:rFonts w:ascii="AdihausDIN" w:hAnsi="AdihausDIN" w:cs="AdihausDIN"/>
                <w:color w:val="00B050"/>
                <w:lang w:val="en-US" w:eastAsia="zh-CN"/>
              </w:rPr>
            </w:pPr>
            <w:r w:rsidRPr="00C75089">
              <w:rPr>
                <w:rFonts w:ascii="AdihausDIN" w:hAnsi="AdihausDIN" w:cs="AdihausDIN"/>
                <w:color w:val="00B050"/>
                <w:lang w:val="en-US" w:eastAsia="zh-CN"/>
              </w:rPr>
              <w:t>DATE</w:t>
            </w:r>
          </w:p>
        </w:tc>
        <w:tc>
          <w:tcPr>
            <w:tcW w:w="3891" w:type="dxa"/>
            <w:shd w:val="clear" w:color="auto" w:fill="F2F2F2" w:themeFill="background1" w:themeFillShade="F2"/>
          </w:tcPr>
          <w:p w14:paraId="0CDC8AAB" w14:textId="77777777" w:rsidR="002B5EBD" w:rsidRPr="00C75089" w:rsidRDefault="002B5EBD" w:rsidP="00B45DD6">
            <w:pPr>
              <w:rPr>
                <w:rFonts w:ascii="AdihausDIN" w:hAnsi="AdihausDIN" w:cs="AdihausDIN"/>
                <w:color w:val="00B050"/>
                <w:lang w:val="en-US" w:eastAsia="zh-CN"/>
              </w:rPr>
            </w:pPr>
            <w:r w:rsidRPr="00C75089">
              <w:rPr>
                <w:rFonts w:ascii="AdihausDIN" w:hAnsi="AdihausDIN" w:cs="AdihausDIN"/>
                <w:color w:val="00B050"/>
                <w:lang w:val="en-US" w:eastAsia="zh-CN"/>
              </w:rPr>
              <w:t>ACTIVITY</w:t>
            </w:r>
          </w:p>
        </w:tc>
      </w:tr>
      <w:tr w:rsidR="002B5EBD" w:rsidRPr="00EF5397" w14:paraId="0A35CAB5" w14:textId="77777777" w:rsidTr="11949793">
        <w:tc>
          <w:tcPr>
            <w:tcW w:w="2335" w:type="dxa"/>
          </w:tcPr>
          <w:p w14:paraId="08442D94" w14:textId="3BE70B64" w:rsidR="002B5EBD" w:rsidRPr="00C75089" w:rsidRDefault="0001374D" w:rsidP="00B45DD6">
            <w:pPr>
              <w:rPr>
                <w:rFonts w:ascii="AdihausDIN" w:hAnsi="AdihausDIN" w:cs="AdihausDIN"/>
                <w:color w:val="00B050"/>
                <w:highlight w:val="yellow"/>
                <w:lang w:val="en-US" w:eastAsia="zh-CN"/>
              </w:rPr>
            </w:pPr>
            <w:r>
              <w:rPr>
                <w:rFonts w:ascii="AdihausDIN" w:hAnsi="AdihausDIN" w:cs="AdihausDIN"/>
                <w:color w:val="00B050"/>
                <w:highlight w:val="yellow"/>
                <w:lang w:val="en-US" w:eastAsia="zh-CN"/>
              </w:rPr>
              <w:t>5</w:t>
            </w:r>
            <w:r w:rsidRPr="0001374D">
              <w:rPr>
                <w:rFonts w:ascii="AdihausDIN" w:hAnsi="AdihausDIN" w:cs="AdihausDIN"/>
                <w:color w:val="00B050"/>
                <w:highlight w:val="yellow"/>
                <w:vertAlign w:val="superscript"/>
                <w:lang w:val="en-US" w:eastAsia="zh-CN"/>
              </w:rPr>
              <w:t>th</w:t>
            </w:r>
            <w:r>
              <w:rPr>
                <w:rFonts w:ascii="AdihausDIN" w:hAnsi="AdihausDIN" w:cs="AdihausDIN"/>
                <w:color w:val="00B050"/>
                <w:highlight w:val="yellow"/>
                <w:lang w:val="en-US" w:eastAsia="zh-CN"/>
              </w:rPr>
              <w:t xml:space="preserve"> Mar</w:t>
            </w:r>
          </w:p>
        </w:tc>
        <w:tc>
          <w:tcPr>
            <w:tcW w:w="3891" w:type="dxa"/>
          </w:tcPr>
          <w:p w14:paraId="3A953C44" w14:textId="3041818D" w:rsidR="002B5EBD" w:rsidRPr="00C75089" w:rsidRDefault="15D387F0" w:rsidP="00B45DD6">
            <w:pPr>
              <w:rPr>
                <w:rFonts w:ascii="AdihausDIN" w:hAnsi="AdihausDIN" w:cs="AdihausDIN"/>
                <w:color w:val="00B050"/>
                <w:lang w:val="en-US" w:eastAsia="zh-CN"/>
              </w:rPr>
            </w:pPr>
            <w:ins w:id="159" w:author="Ye, Wendy(Purchasing)" w:date="2025-09-17T02:20:00Z">
              <w:r w:rsidRPr="11949793">
                <w:rPr>
                  <w:rFonts w:ascii="AdihausDIN" w:hAnsi="AdihausDIN" w:cs="AdihausDIN"/>
                  <w:color w:val="00B050"/>
                  <w:lang w:val="en-US" w:eastAsia="zh-CN"/>
                </w:rPr>
                <w:t>RFP Release</w:t>
              </w:r>
            </w:ins>
          </w:p>
        </w:tc>
      </w:tr>
      <w:tr w:rsidR="002B5EBD" w:rsidRPr="00EF5397" w14:paraId="684E8447" w14:textId="77777777" w:rsidTr="11949793">
        <w:tc>
          <w:tcPr>
            <w:tcW w:w="2335" w:type="dxa"/>
          </w:tcPr>
          <w:p w14:paraId="4CAE389A" w14:textId="64AC13CB" w:rsidR="002B5EBD" w:rsidRPr="00C75089" w:rsidRDefault="0001374D" w:rsidP="00B45DD6">
            <w:pPr>
              <w:rPr>
                <w:rFonts w:ascii="AdihausDIN" w:hAnsi="AdihausDIN" w:cs="AdihausDIN"/>
                <w:color w:val="00B050"/>
                <w:highlight w:val="yellow"/>
                <w:lang w:val="en-US" w:eastAsia="zh-CN"/>
              </w:rPr>
            </w:pPr>
            <w:r>
              <w:rPr>
                <w:rFonts w:ascii="AdihausDIN" w:hAnsi="AdihausDIN" w:cs="AdihausDIN"/>
                <w:color w:val="00B050"/>
                <w:highlight w:val="yellow"/>
                <w:lang w:val="en-US" w:eastAsia="zh-CN"/>
              </w:rPr>
              <w:t>6</w:t>
            </w:r>
            <w:r w:rsidRPr="0001374D">
              <w:rPr>
                <w:rFonts w:ascii="AdihausDIN" w:hAnsi="AdihausDIN" w:cs="AdihausDIN"/>
                <w:color w:val="00B050"/>
                <w:highlight w:val="yellow"/>
                <w:vertAlign w:val="superscript"/>
                <w:lang w:val="en-US" w:eastAsia="zh-CN"/>
              </w:rPr>
              <w:t>th</w:t>
            </w:r>
            <w:r>
              <w:rPr>
                <w:rFonts w:ascii="AdihausDIN" w:hAnsi="AdihausDIN" w:cs="AdihausDIN"/>
                <w:color w:val="00B050"/>
                <w:highlight w:val="yellow"/>
                <w:lang w:val="en-US" w:eastAsia="zh-CN"/>
              </w:rPr>
              <w:t xml:space="preserve"> Mar</w:t>
            </w:r>
          </w:p>
        </w:tc>
        <w:tc>
          <w:tcPr>
            <w:tcW w:w="3891" w:type="dxa"/>
          </w:tcPr>
          <w:p w14:paraId="59ABCFC1" w14:textId="48FC7AB7" w:rsidR="002B5EBD" w:rsidRPr="00C75089" w:rsidRDefault="15D387F0" w:rsidP="11949793">
            <w:pPr>
              <w:rPr>
                <w:ins w:id="160" w:author="Ye, Wendy(Purchasing)" w:date="2025-09-17T02:21:00Z" w16du:dateUtc="2025-09-17T02:21:16Z"/>
                <w:rFonts w:ascii="AdihausDIN" w:hAnsi="AdihausDIN" w:cs="AdihausDIN"/>
                <w:color w:val="00B050"/>
                <w:lang w:val="en-US" w:eastAsia="zh-CN"/>
              </w:rPr>
            </w:pPr>
            <w:ins w:id="161" w:author="Ye, Wendy(Purchasing)" w:date="2025-09-17T02:21:00Z">
              <w:r w:rsidRPr="11949793">
                <w:rPr>
                  <w:rFonts w:ascii="AdihausDIN" w:hAnsi="AdihausDIN" w:cs="AdihausDIN"/>
                  <w:color w:val="00B050"/>
                  <w:lang w:val="en-US" w:eastAsia="zh-CN"/>
                </w:rPr>
                <w:t xml:space="preserve">Online </w:t>
              </w:r>
            </w:ins>
            <w:ins w:id="162" w:author="Ye, Wendy(Purchasing)" w:date="2025-09-17T02:25:00Z">
              <w:r w:rsidR="4EAA63C5" w:rsidRPr="11949793">
                <w:rPr>
                  <w:rFonts w:ascii="AdihausDIN" w:hAnsi="AdihausDIN" w:cs="AdihausDIN"/>
                  <w:color w:val="00B050"/>
                  <w:lang w:val="en-US" w:eastAsia="zh-CN"/>
                </w:rPr>
                <w:t>briefing</w:t>
              </w:r>
            </w:ins>
            <w:ins w:id="163" w:author="Ye, Wendy(Purchasing)" w:date="2025-09-17T02:21:00Z">
              <w:r w:rsidRPr="11949793">
                <w:rPr>
                  <w:rFonts w:ascii="AdihausDIN" w:hAnsi="AdihausDIN" w:cs="AdihausDIN"/>
                  <w:color w:val="00B050"/>
                  <w:lang w:val="en-US" w:eastAsia="zh-CN"/>
                </w:rPr>
                <w:t xml:space="preserve"> to all vendors</w:t>
              </w:r>
            </w:ins>
          </w:p>
          <w:p w14:paraId="52BE4449" w14:textId="08833CCA" w:rsidR="002B5EBD" w:rsidRPr="00C75089" w:rsidRDefault="15D387F0" w:rsidP="00B45DD6">
            <w:pPr>
              <w:rPr>
                <w:rFonts w:ascii="AdihausDIN" w:hAnsi="AdihausDIN" w:cs="AdihausDIN"/>
                <w:color w:val="00B050"/>
                <w:lang w:val="en-US" w:eastAsia="zh-CN"/>
              </w:rPr>
            </w:pPr>
            <w:ins w:id="164" w:author="Ye, Wendy(Purchasing)" w:date="2025-09-17T02:21:00Z">
              <w:r w:rsidRPr="11949793">
                <w:rPr>
                  <w:rFonts w:ascii="AdihausDIN" w:hAnsi="AdihausDIN" w:cs="AdihausDIN"/>
                  <w:color w:val="00B050"/>
                  <w:lang w:val="en-US" w:eastAsia="zh-CN"/>
                </w:rPr>
                <w:t>*</w:t>
              </w:r>
              <w:proofErr w:type="gramStart"/>
              <w:r w:rsidRPr="11949793">
                <w:rPr>
                  <w:rFonts w:ascii="AdihausDIN" w:hAnsi="AdihausDIN" w:cs="AdihausDIN"/>
                  <w:color w:val="00B050"/>
                  <w:lang w:val="en-US" w:eastAsia="zh-CN"/>
                </w:rPr>
                <w:t>vendors</w:t>
              </w:r>
              <w:proofErr w:type="gramEnd"/>
              <w:r w:rsidRPr="11949793">
                <w:rPr>
                  <w:rFonts w:ascii="AdihausDIN" w:hAnsi="AdihausDIN" w:cs="AdihausDIN"/>
                  <w:color w:val="00B050"/>
                  <w:lang w:val="en-US" w:eastAsia="zh-CN"/>
                </w:rPr>
                <w:t xml:space="preserve"> to attend it </w:t>
              </w:r>
            </w:ins>
            <w:ins w:id="165" w:author="Ye, Wendy(Purchasing)" w:date="2025-09-17T02:25:00Z">
              <w:r w:rsidR="306C4304" w:rsidRPr="11949793">
                <w:rPr>
                  <w:rFonts w:ascii="AdihausDIN" w:hAnsi="AdihausDIN" w:cs="AdihausDIN"/>
                  <w:color w:val="00B050"/>
                  <w:lang w:val="en-US" w:eastAsia="zh-CN"/>
                </w:rPr>
                <w:t>anonymously</w:t>
              </w:r>
            </w:ins>
          </w:p>
        </w:tc>
      </w:tr>
      <w:tr w:rsidR="002B5EBD" w:rsidRPr="00EF5397" w14:paraId="2CCE536B" w14:textId="77777777" w:rsidTr="11949793">
        <w:tc>
          <w:tcPr>
            <w:tcW w:w="2335" w:type="dxa"/>
          </w:tcPr>
          <w:p w14:paraId="273576E1" w14:textId="46A3F367" w:rsidR="002B5EBD" w:rsidRPr="00C75089" w:rsidRDefault="0001374D" w:rsidP="00B45DD6">
            <w:pPr>
              <w:rPr>
                <w:rFonts w:ascii="AdihausDIN" w:hAnsi="AdihausDIN" w:cs="AdihausDIN"/>
                <w:color w:val="00B050"/>
                <w:highlight w:val="yellow"/>
                <w:lang w:val="en-US" w:eastAsia="zh-CN"/>
              </w:rPr>
            </w:pPr>
            <w:r>
              <w:rPr>
                <w:rFonts w:ascii="AdihausDIN" w:hAnsi="AdihausDIN" w:cs="AdihausDIN"/>
                <w:color w:val="00B050"/>
                <w:highlight w:val="yellow"/>
                <w:lang w:val="en-US" w:eastAsia="zh-CN"/>
              </w:rPr>
              <w:t>13</w:t>
            </w:r>
            <w:r w:rsidRPr="0001374D">
              <w:rPr>
                <w:rFonts w:ascii="AdihausDIN" w:hAnsi="AdihausDIN" w:cs="AdihausDIN"/>
                <w:color w:val="00B050"/>
                <w:highlight w:val="yellow"/>
                <w:vertAlign w:val="superscript"/>
                <w:lang w:val="en-US" w:eastAsia="zh-CN"/>
              </w:rPr>
              <w:t>th</w:t>
            </w:r>
            <w:r>
              <w:rPr>
                <w:rFonts w:ascii="AdihausDIN" w:hAnsi="AdihausDIN" w:cs="AdihausDIN"/>
                <w:color w:val="00B050"/>
                <w:highlight w:val="yellow"/>
                <w:lang w:val="en-US" w:eastAsia="zh-CN"/>
              </w:rPr>
              <w:t xml:space="preserve"> Mar</w:t>
            </w:r>
          </w:p>
        </w:tc>
        <w:tc>
          <w:tcPr>
            <w:tcW w:w="3891" w:type="dxa"/>
          </w:tcPr>
          <w:p w14:paraId="491E5C78" w14:textId="75110BA4" w:rsidR="002B5EBD" w:rsidRPr="00C75089" w:rsidRDefault="15D387F0" w:rsidP="00B45DD6">
            <w:pPr>
              <w:rPr>
                <w:rFonts w:ascii="AdihausDIN" w:hAnsi="AdihausDIN" w:cs="AdihausDIN"/>
                <w:color w:val="00B050"/>
                <w:lang w:val="en-US" w:eastAsia="zh-CN"/>
              </w:rPr>
            </w:pPr>
            <w:ins w:id="166" w:author="Ye, Wendy(Purchasing)" w:date="2025-09-17T02:22:00Z">
              <w:r w:rsidRPr="11949793">
                <w:rPr>
                  <w:rFonts w:ascii="AdihausDIN" w:hAnsi="AdihausDIN" w:cs="AdihausDIN"/>
                  <w:color w:val="00B050"/>
                  <w:lang w:val="en-US" w:eastAsia="zh-CN"/>
                </w:rPr>
                <w:t>Deadline for vendors to submit proposal in Ariba</w:t>
              </w:r>
            </w:ins>
          </w:p>
        </w:tc>
      </w:tr>
      <w:tr w:rsidR="002B5EBD" w:rsidRPr="00EF5397" w14:paraId="135B6B70" w14:textId="77777777" w:rsidTr="11949793">
        <w:tc>
          <w:tcPr>
            <w:tcW w:w="2335" w:type="dxa"/>
          </w:tcPr>
          <w:p w14:paraId="0262F1F6" w14:textId="61783EC4" w:rsidR="002B5EBD" w:rsidRPr="00C75089" w:rsidRDefault="0001374D" w:rsidP="00B45DD6">
            <w:pPr>
              <w:rPr>
                <w:rFonts w:ascii="AdihausDIN" w:hAnsi="AdihausDIN" w:cs="AdihausDIN"/>
                <w:color w:val="00B050"/>
                <w:highlight w:val="yellow"/>
                <w:lang w:val="en-US" w:eastAsia="zh-CN"/>
              </w:rPr>
            </w:pPr>
            <w:r>
              <w:rPr>
                <w:rFonts w:ascii="AdihausDIN" w:hAnsi="AdihausDIN" w:cs="AdihausDIN"/>
                <w:color w:val="00B050"/>
                <w:highlight w:val="yellow"/>
                <w:lang w:val="en-US" w:eastAsia="zh-CN"/>
              </w:rPr>
              <w:t>16</w:t>
            </w:r>
            <w:r w:rsidRPr="0001374D">
              <w:rPr>
                <w:rFonts w:ascii="AdihausDIN" w:hAnsi="AdihausDIN" w:cs="AdihausDIN"/>
                <w:color w:val="00B050"/>
                <w:highlight w:val="yellow"/>
                <w:vertAlign w:val="superscript"/>
                <w:lang w:val="en-US" w:eastAsia="zh-CN"/>
              </w:rPr>
              <w:t>th</w:t>
            </w:r>
            <w:r>
              <w:rPr>
                <w:rFonts w:ascii="AdihausDIN" w:hAnsi="AdihausDIN" w:cs="AdihausDIN"/>
                <w:color w:val="00B050"/>
                <w:highlight w:val="yellow"/>
                <w:lang w:val="en-US" w:eastAsia="zh-CN"/>
              </w:rPr>
              <w:t xml:space="preserve"> Mar</w:t>
            </w:r>
          </w:p>
        </w:tc>
        <w:tc>
          <w:tcPr>
            <w:tcW w:w="3891" w:type="dxa"/>
          </w:tcPr>
          <w:p w14:paraId="3F63D21D" w14:textId="3A8BF114" w:rsidR="002B5EBD" w:rsidRPr="00C75089" w:rsidRDefault="1B6D9A60" w:rsidP="11949793">
            <w:pPr>
              <w:rPr>
                <w:ins w:id="167" w:author="Ye, Wendy(Purchasing)" w:date="2025-09-17T02:23:00Z" w16du:dateUtc="2025-09-17T02:23:27Z"/>
                <w:rFonts w:ascii="AdihausDIN" w:hAnsi="AdihausDIN" w:cs="AdihausDIN"/>
                <w:color w:val="00B050"/>
                <w:lang w:val="en-US" w:eastAsia="zh-CN"/>
              </w:rPr>
            </w:pPr>
            <w:ins w:id="168" w:author="Ye, Wendy(Purchasing)" w:date="2025-09-17T02:23:00Z">
              <w:r w:rsidRPr="11949793">
                <w:rPr>
                  <w:rFonts w:ascii="AdihausDIN" w:hAnsi="AdihausDIN" w:cs="AdihausDIN"/>
                  <w:color w:val="00B050"/>
                  <w:lang w:val="en-US" w:eastAsia="zh-CN"/>
                </w:rPr>
                <w:t>Onsite presentation</w:t>
              </w:r>
            </w:ins>
          </w:p>
          <w:p w14:paraId="28E925C9" w14:textId="33E81D02" w:rsidR="002B5EBD" w:rsidRPr="00C75089" w:rsidRDefault="1B6D9A60" w:rsidP="00B45DD6">
            <w:pPr>
              <w:rPr>
                <w:rFonts w:ascii="AdihausDIN" w:hAnsi="AdihausDIN" w:cs="AdihausDIN"/>
                <w:color w:val="00B050"/>
                <w:lang w:val="en-US" w:eastAsia="zh-CN"/>
              </w:rPr>
            </w:pPr>
            <w:ins w:id="169" w:author="Ye, Wendy(Purchasing)" w:date="2025-09-17T02:23:00Z">
              <w:r w:rsidRPr="11949793">
                <w:rPr>
                  <w:rFonts w:ascii="AdihausDIN" w:hAnsi="AdihausDIN" w:cs="AdihausDIN"/>
                  <w:color w:val="00B050"/>
                  <w:lang w:val="en-US" w:eastAsia="zh-CN"/>
                </w:rPr>
                <w:t>Detailed arrangement to be shared via separate e</w:t>
              </w:r>
            </w:ins>
            <w:ins w:id="170" w:author="Ye, Wendy(Purchasing)" w:date="2025-09-17T02:24:00Z">
              <w:r w:rsidRPr="11949793">
                <w:rPr>
                  <w:rFonts w:ascii="AdihausDIN" w:hAnsi="AdihausDIN" w:cs="AdihausDIN"/>
                  <w:color w:val="00B050"/>
                  <w:lang w:val="en-US" w:eastAsia="zh-CN"/>
                </w:rPr>
                <w:t>mail</w:t>
              </w:r>
            </w:ins>
          </w:p>
        </w:tc>
      </w:tr>
      <w:tr w:rsidR="002B5EBD" w:rsidRPr="00EF5397" w14:paraId="35B1BD97" w14:textId="77777777" w:rsidTr="11949793">
        <w:tc>
          <w:tcPr>
            <w:tcW w:w="2335" w:type="dxa"/>
          </w:tcPr>
          <w:p w14:paraId="353562E2" w14:textId="23B59AF0" w:rsidR="002B5EBD" w:rsidRPr="00C75089" w:rsidRDefault="0001374D" w:rsidP="00B45DD6">
            <w:pPr>
              <w:rPr>
                <w:rFonts w:ascii="AdihausDIN" w:hAnsi="AdihausDIN" w:cs="AdihausDIN"/>
                <w:color w:val="00B050"/>
                <w:highlight w:val="yellow"/>
                <w:lang w:val="en-US" w:eastAsia="zh-CN"/>
              </w:rPr>
            </w:pPr>
            <w:r>
              <w:rPr>
                <w:rFonts w:ascii="AdihausDIN" w:hAnsi="AdihausDIN" w:cs="AdihausDIN"/>
                <w:color w:val="00B050"/>
                <w:highlight w:val="yellow"/>
                <w:lang w:val="en-US" w:eastAsia="zh-CN"/>
              </w:rPr>
              <w:t>20</w:t>
            </w:r>
            <w:r w:rsidRPr="0001374D">
              <w:rPr>
                <w:rFonts w:ascii="AdihausDIN" w:hAnsi="AdihausDIN" w:cs="AdihausDIN"/>
                <w:color w:val="00B050"/>
                <w:highlight w:val="yellow"/>
                <w:vertAlign w:val="superscript"/>
                <w:lang w:val="en-US" w:eastAsia="zh-CN"/>
              </w:rPr>
              <w:t>th</w:t>
            </w:r>
            <w:r>
              <w:rPr>
                <w:rFonts w:ascii="AdihausDIN" w:hAnsi="AdihausDIN" w:cs="AdihausDIN"/>
                <w:color w:val="00B050"/>
                <w:highlight w:val="yellow"/>
                <w:lang w:val="en-US" w:eastAsia="zh-CN"/>
              </w:rPr>
              <w:t xml:space="preserve"> Mar</w:t>
            </w:r>
          </w:p>
        </w:tc>
        <w:tc>
          <w:tcPr>
            <w:tcW w:w="3891" w:type="dxa"/>
          </w:tcPr>
          <w:p w14:paraId="5C1F3E9C" w14:textId="1F872FB6" w:rsidR="002B5EBD" w:rsidRPr="00C75089" w:rsidRDefault="1B6D9A60" w:rsidP="00B45DD6">
            <w:pPr>
              <w:rPr>
                <w:rFonts w:ascii="AdihausDIN" w:hAnsi="AdihausDIN" w:cs="AdihausDIN"/>
                <w:color w:val="00B050"/>
                <w:lang w:val="en-US" w:eastAsia="zh-CN"/>
              </w:rPr>
            </w:pPr>
            <w:ins w:id="171" w:author="Ye, Wendy(Purchasing)" w:date="2025-09-17T02:24:00Z">
              <w:r w:rsidRPr="11949793">
                <w:rPr>
                  <w:rFonts w:ascii="AdihausDIN" w:hAnsi="AdihausDIN" w:cs="AdihausDIN"/>
                  <w:color w:val="00B050"/>
                  <w:lang w:val="en-US" w:eastAsia="zh-CN"/>
                </w:rPr>
                <w:t>Award announcement</w:t>
              </w:r>
            </w:ins>
          </w:p>
        </w:tc>
      </w:tr>
      <w:tr w:rsidR="002B5EBD" w:rsidRPr="00EF5397" w14:paraId="05179F6D" w14:textId="77777777" w:rsidTr="11949793">
        <w:tc>
          <w:tcPr>
            <w:tcW w:w="2335" w:type="dxa"/>
          </w:tcPr>
          <w:p w14:paraId="124C1F00" w14:textId="08818B63" w:rsidR="002B5EBD" w:rsidRPr="00C75089" w:rsidRDefault="002B5EBD" w:rsidP="00B45DD6">
            <w:pPr>
              <w:rPr>
                <w:rFonts w:ascii="AdihausDIN" w:hAnsi="AdihausDIN" w:cs="AdihausDIN"/>
                <w:color w:val="00B050"/>
                <w:highlight w:val="yellow"/>
                <w:lang w:val="en-US" w:eastAsia="zh-CN"/>
              </w:rPr>
            </w:pPr>
          </w:p>
        </w:tc>
        <w:tc>
          <w:tcPr>
            <w:tcW w:w="3891" w:type="dxa"/>
          </w:tcPr>
          <w:p w14:paraId="0D4E04B7" w14:textId="72CB9E37" w:rsidR="002B5EBD" w:rsidRPr="00C75089" w:rsidRDefault="002B5EBD" w:rsidP="00B45DD6">
            <w:pPr>
              <w:rPr>
                <w:rFonts w:ascii="AdihausDIN" w:hAnsi="AdihausDIN" w:cs="AdihausDIN"/>
                <w:color w:val="00B050"/>
                <w:lang w:val="en-US" w:eastAsia="zh-CN"/>
              </w:rPr>
            </w:pPr>
          </w:p>
        </w:tc>
      </w:tr>
      <w:tr w:rsidR="002B5EBD" w:rsidRPr="00EF5397" w14:paraId="42C5768F" w14:textId="77777777" w:rsidTr="11949793">
        <w:tc>
          <w:tcPr>
            <w:tcW w:w="2335" w:type="dxa"/>
          </w:tcPr>
          <w:p w14:paraId="764BBBE3" w14:textId="0EDB3EF8" w:rsidR="002B5EBD" w:rsidRPr="00C75089" w:rsidRDefault="002B5EBD" w:rsidP="00B45DD6">
            <w:pPr>
              <w:rPr>
                <w:rFonts w:ascii="AdihausDIN" w:hAnsi="AdihausDIN" w:cs="AdihausDIN"/>
                <w:color w:val="00B050"/>
                <w:highlight w:val="yellow"/>
                <w:lang w:val="en-US" w:eastAsia="zh-CN"/>
              </w:rPr>
            </w:pPr>
          </w:p>
        </w:tc>
        <w:tc>
          <w:tcPr>
            <w:tcW w:w="3891" w:type="dxa"/>
          </w:tcPr>
          <w:p w14:paraId="5273E282" w14:textId="6CCCFB8D" w:rsidR="002B5EBD" w:rsidRPr="00C75089" w:rsidRDefault="002B5EBD" w:rsidP="00B45DD6">
            <w:pPr>
              <w:rPr>
                <w:rFonts w:ascii="AdihausDIN" w:hAnsi="AdihausDIN" w:cs="AdihausDIN"/>
                <w:color w:val="00B050"/>
                <w:lang w:val="en-US" w:eastAsia="zh-CN"/>
              </w:rPr>
            </w:pPr>
          </w:p>
        </w:tc>
      </w:tr>
    </w:tbl>
    <w:p w14:paraId="0DA7ED86" w14:textId="77777777" w:rsidR="002B5EBD" w:rsidRPr="00C75089" w:rsidRDefault="002B5EBD" w:rsidP="00B45DD6">
      <w:pPr>
        <w:rPr>
          <w:rFonts w:ascii="AdihausDIN" w:hAnsi="AdihausDIN" w:cs="AdihausDIN"/>
          <w:lang w:val="en-US" w:eastAsia="zh-CN"/>
        </w:rPr>
      </w:pPr>
    </w:p>
    <w:p w14:paraId="510AD938" w14:textId="77777777" w:rsidR="00ED6632" w:rsidRPr="00C75089" w:rsidRDefault="00ED6632" w:rsidP="00B45DD6">
      <w:pPr>
        <w:rPr>
          <w:rFonts w:ascii="AdihausDIN" w:hAnsi="AdihausDIN" w:cs="AdihausDIN"/>
          <w:color w:val="00B050"/>
          <w:lang w:val="en-US" w:eastAsia="zh-CN"/>
        </w:rPr>
      </w:pPr>
    </w:p>
    <w:p w14:paraId="07547A01" w14:textId="77777777" w:rsidR="00E31B5E" w:rsidRPr="00C75089" w:rsidRDefault="00E31B5E">
      <w:pPr>
        <w:rPr>
          <w:rFonts w:ascii="AdihausDIN" w:hAnsi="AdihausDIN" w:cs="AdihausDIN"/>
          <w:lang w:val="en-US" w:eastAsia="zh-CN"/>
        </w:rPr>
      </w:pPr>
    </w:p>
    <w:p w14:paraId="5955A968" w14:textId="02A8699B" w:rsidR="57736DB3" w:rsidRPr="00C75089" w:rsidRDefault="57736DB3">
      <w:pPr>
        <w:rPr>
          <w:rFonts w:ascii="AdihausDIN" w:hAnsi="AdihausDIN" w:cs="AdihausDIN"/>
          <w:lang w:val="en-US" w:eastAsia="zh-CN"/>
        </w:rPr>
      </w:pPr>
    </w:p>
    <w:p w14:paraId="3DE02BAE" w14:textId="4174B917" w:rsidR="09EEEB29" w:rsidRPr="00C75089" w:rsidRDefault="09EEEB29">
      <w:pPr>
        <w:rPr>
          <w:rFonts w:ascii="AdihausDIN" w:hAnsi="AdihausDIN" w:cs="AdihausDIN"/>
          <w:lang w:val="en-US" w:eastAsia="zh-CN"/>
        </w:rPr>
      </w:pPr>
    </w:p>
    <w:p w14:paraId="7151C69F" w14:textId="77777777" w:rsidR="0073741A" w:rsidRPr="00C75089" w:rsidRDefault="0073741A" w:rsidP="00F43A06">
      <w:pPr>
        <w:pStyle w:val="Heading1"/>
        <w:ind w:right="26"/>
        <w:rPr>
          <w:rFonts w:ascii="AdihausDIN" w:hAnsi="AdihausDIN" w:cs="AdihausDIN"/>
          <w:b w:val="0"/>
          <w:lang w:val="en-US"/>
        </w:rPr>
      </w:pPr>
      <w:bookmarkStart w:id="172" w:name="_Toc4923062"/>
      <w:bookmarkStart w:id="173" w:name="_Toc4924028"/>
      <w:bookmarkStart w:id="174" w:name="_Toc4925424"/>
      <w:bookmarkStart w:id="175" w:name="_Toc5534573"/>
      <w:bookmarkStart w:id="176" w:name="_Toc5535226"/>
      <w:bookmarkStart w:id="177" w:name="_Toc5535266"/>
      <w:bookmarkStart w:id="178" w:name="_Toc13392238"/>
      <w:bookmarkStart w:id="179" w:name="_Toc13392448"/>
      <w:bookmarkStart w:id="180" w:name="_Toc64998628"/>
      <w:r w:rsidRPr="00C75089">
        <w:rPr>
          <w:rFonts w:ascii="AdihausDIN" w:hAnsi="AdihausDIN" w:cs="AdihausDIN"/>
          <w:b w:val="0"/>
          <w:lang w:val="en-US"/>
        </w:rPr>
        <w:t>Attachments</w:t>
      </w:r>
      <w:bookmarkEnd w:id="172"/>
      <w:bookmarkEnd w:id="173"/>
      <w:bookmarkEnd w:id="174"/>
      <w:bookmarkEnd w:id="175"/>
      <w:bookmarkEnd w:id="176"/>
      <w:bookmarkEnd w:id="177"/>
      <w:bookmarkEnd w:id="178"/>
      <w:bookmarkEnd w:id="179"/>
      <w:bookmarkEnd w:id="180"/>
    </w:p>
    <w:p w14:paraId="63249106" w14:textId="77777777" w:rsidR="0073741A" w:rsidRPr="00C75089" w:rsidRDefault="0073741A" w:rsidP="00F43A06">
      <w:pPr>
        <w:pStyle w:val="Heading2"/>
        <w:rPr>
          <w:rFonts w:ascii="AdihausDIN" w:hAnsi="AdihausDIN" w:cs="AdihausDIN"/>
          <w:lang w:val="en-US"/>
        </w:rPr>
      </w:pPr>
      <w:bookmarkStart w:id="181" w:name="_Toc4923066"/>
      <w:bookmarkStart w:id="182" w:name="_Toc4924032"/>
      <w:bookmarkStart w:id="183" w:name="_Toc4925428"/>
      <w:bookmarkStart w:id="184" w:name="_Toc5534577"/>
      <w:bookmarkStart w:id="185" w:name="_Toc5535230"/>
      <w:bookmarkStart w:id="186" w:name="_Toc5535270"/>
      <w:bookmarkStart w:id="187" w:name="_Toc13392242"/>
      <w:bookmarkStart w:id="188" w:name="_Toc13392452"/>
      <w:bookmarkStart w:id="189" w:name="_Toc64998629"/>
      <w:r w:rsidRPr="00C75089">
        <w:rPr>
          <w:rFonts w:ascii="AdihausDIN" w:hAnsi="AdihausDIN" w:cs="AdihausDIN"/>
          <w:lang w:val="en-US"/>
        </w:rPr>
        <w:t xml:space="preserve">Value </w:t>
      </w:r>
      <w:r w:rsidR="000A7053" w:rsidRPr="00C75089">
        <w:rPr>
          <w:rFonts w:ascii="AdihausDIN" w:hAnsi="AdihausDIN" w:cs="AdihausDIN"/>
          <w:lang w:val="en-US"/>
        </w:rPr>
        <w:t xml:space="preserve">Added </w:t>
      </w:r>
      <w:bookmarkEnd w:id="181"/>
      <w:bookmarkEnd w:id="182"/>
      <w:bookmarkEnd w:id="183"/>
      <w:bookmarkEnd w:id="184"/>
      <w:bookmarkEnd w:id="185"/>
      <w:bookmarkEnd w:id="186"/>
      <w:bookmarkEnd w:id="187"/>
      <w:bookmarkEnd w:id="188"/>
      <w:r w:rsidR="000A7053" w:rsidRPr="00C75089">
        <w:rPr>
          <w:rFonts w:ascii="AdihausDIN" w:hAnsi="AdihausDIN" w:cs="AdihausDIN"/>
          <w:lang w:val="en-US"/>
        </w:rPr>
        <w:t>Services</w:t>
      </w:r>
      <w:bookmarkEnd w:id="189"/>
    </w:p>
    <w:p w14:paraId="7BB9193B" w14:textId="00C289D6" w:rsidR="00324672" w:rsidRPr="00C75089" w:rsidRDefault="006A0386" w:rsidP="00F43A06">
      <w:pPr>
        <w:pStyle w:val="BodyText"/>
        <w:rPr>
          <w:rFonts w:ascii="AdihausDIN" w:hAnsi="AdihausDIN" w:cs="AdihausDIN"/>
          <w:i w:val="0"/>
        </w:rPr>
      </w:pPr>
      <w:r w:rsidRPr="00C75089">
        <w:rPr>
          <w:rFonts w:ascii="AdihausDIN" w:hAnsi="AdihausDIN" w:cs="AdihausDIN"/>
          <w:i w:val="0"/>
        </w:rPr>
        <w:t xml:space="preserve">The </w:t>
      </w:r>
      <w:r w:rsidR="009E4212" w:rsidRPr="00C75089">
        <w:rPr>
          <w:rFonts w:ascii="AdihausDIN" w:hAnsi="AdihausDIN" w:cs="AdihausDIN"/>
          <w:i w:val="0"/>
        </w:rPr>
        <w:t xml:space="preserve">Vendor </w:t>
      </w:r>
      <w:r w:rsidRPr="00C75089">
        <w:rPr>
          <w:rFonts w:ascii="AdihausDIN" w:hAnsi="AdihausDIN" w:cs="AdihausDIN"/>
          <w:i w:val="0"/>
        </w:rPr>
        <w:t>is encourage</w:t>
      </w:r>
      <w:r w:rsidR="008205DA" w:rsidRPr="00C75089">
        <w:rPr>
          <w:rFonts w:ascii="AdihausDIN" w:hAnsi="AdihausDIN" w:cs="AdihausDIN"/>
          <w:i w:val="0"/>
        </w:rPr>
        <w:t>d</w:t>
      </w:r>
      <w:r w:rsidRPr="00C75089">
        <w:rPr>
          <w:rFonts w:ascii="AdihausDIN" w:hAnsi="AdihausDIN" w:cs="AdihausDIN"/>
          <w:i w:val="0"/>
        </w:rPr>
        <w:t xml:space="preserve"> to submit any additional information</w:t>
      </w:r>
      <w:r w:rsidR="002A4F18" w:rsidRPr="00C75089">
        <w:rPr>
          <w:rFonts w:ascii="AdihausDIN" w:hAnsi="AdihausDIN" w:cs="AdihausDIN"/>
          <w:i w:val="0"/>
        </w:rPr>
        <w:t>, services and products for their company</w:t>
      </w:r>
      <w:r w:rsidRPr="00C75089">
        <w:rPr>
          <w:rFonts w:ascii="AdihausDIN" w:hAnsi="AdihausDIN" w:cs="AdihausDIN"/>
          <w:i w:val="0"/>
        </w:rPr>
        <w:t xml:space="preserve"> that may </w:t>
      </w:r>
      <w:r w:rsidR="002A4F18" w:rsidRPr="00C75089">
        <w:rPr>
          <w:rFonts w:ascii="AdihausDIN" w:hAnsi="AdihausDIN" w:cs="AdihausDIN"/>
          <w:i w:val="0"/>
        </w:rPr>
        <w:t xml:space="preserve">be </w:t>
      </w:r>
      <w:r w:rsidR="009E4212" w:rsidRPr="00C75089">
        <w:rPr>
          <w:rFonts w:ascii="AdihausDIN" w:hAnsi="AdihausDIN" w:cs="AdihausDIN"/>
          <w:i w:val="0"/>
        </w:rPr>
        <w:t xml:space="preserve">a </w:t>
      </w:r>
      <w:r w:rsidRPr="00C75089">
        <w:rPr>
          <w:rFonts w:ascii="AdihausDIN" w:hAnsi="AdihausDIN" w:cs="AdihausDIN"/>
          <w:i w:val="0"/>
        </w:rPr>
        <w:t>benefit</w:t>
      </w:r>
      <w:r w:rsidR="009E4212" w:rsidRPr="00C75089">
        <w:rPr>
          <w:rFonts w:ascii="AdihausDIN" w:hAnsi="AdihausDIN" w:cs="AdihausDIN"/>
          <w:i w:val="0"/>
        </w:rPr>
        <w:t>ed</w:t>
      </w:r>
      <w:r w:rsidRPr="00C75089">
        <w:rPr>
          <w:rFonts w:ascii="AdihausDIN" w:hAnsi="AdihausDIN" w:cs="AdihausDIN"/>
          <w:i w:val="0"/>
        </w:rPr>
        <w:t xml:space="preserve"> adidas</w:t>
      </w:r>
      <w:r w:rsidR="00331B0F" w:rsidRPr="00C75089">
        <w:rPr>
          <w:rFonts w:ascii="AdihausDIN" w:hAnsi="AdihausDIN" w:cs="AdihausDIN"/>
          <w:i w:val="0"/>
        </w:rPr>
        <w:t>.</w:t>
      </w:r>
    </w:p>
    <w:p w14:paraId="795557A6" w14:textId="77777777" w:rsidR="00324672" w:rsidRPr="00C75089" w:rsidRDefault="00324672" w:rsidP="00F43A06">
      <w:pPr>
        <w:pStyle w:val="Heading2"/>
        <w:rPr>
          <w:rFonts w:ascii="AdihausDIN" w:hAnsi="AdihausDIN" w:cs="AdihausDIN"/>
          <w:lang w:val="en-US"/>
        </w:rPr>
      </w:pPr>
      <w:bookmarkStart w:id="190" w:name="_Toc64998630"/>
      <w:r w:rsidRPr="00C75089">
        <w:rPr>
          <w:rFonts w:ascii="AdihausDIN" w:hAnsi="AdihausDIN" w:cs="AdihausDIN"/>
          <w:lang w:val="en-US"/>
        </w:rPr>
        <w:t>Pricing Template</w:t>
      </w:r>
      <w:bookmarkEnd w:id="190"/>
      <w:r w:rsidRPr="00C75089">
        <w:rPr>
          <w:rFonts w:ascii="AdihausDIN" w:hAnsi="AdihausDIN" w:cs="AdihausDIN"/>
          <w:lang w:val="en-US"/>
        </w:rPr>
        <w:t xml:space="preserve"> </w:t>
      </w:r>
    </w:p>
    <w:p w14:paraId="3D0234CB" w14:textId="5C7D72F8" w:rsidR="00324672" w:rsidRPr="00C75089" w:rsidRDefault="00400680" w:rsidP="00F43A06">
      <w:pPr>
        <w:pStyle w:val="BodyText"/>
        <w:rPr>
          <w:rFonts w:ascii="AdihausDIN" w:hAnsi="AdihausDIN" w:cs="AdihausDIN"/>
          <w:i w:val="0"/>
        </w:rPr>
      </w:pPr>
      <w:r w:rsidRPr="00C75089">
        <w:rPr>
          <w:rFonts w:ascii="AdihausDIN" w:hAnsi="AdihausDIN" w:cs="AdihausDIN"/>
          <w:i w:val="0"/>
        </w:rPr>
        <w:t>The pricing for the proposal should use the following template as a basis</w:t>
      </w:r>
      <w:r w:rsidR="00314504" w:rsidRPr="00C75089">
        <w:rPr>
          <w:rFonts w:ascii="AdihausDIN" w:hAnsi="AdihausDIN" w:cs="AdihausDIN"/>
          <w:i w:val="0"/>
        </w:rPr>
        <w:t>. Inc</w:t>
      </w:r>
      <w:r w:rsidRPr="00C75089">
        <w:rPr>
          <w:rFonts w:ascii="AdihausDIN" w:hAnsi="AdihausDIN" w:cs="AdihausDIN"/>
          <w:i w:val="0"/>
        </w:rPr>
        <w:t xml:space="preserve">lude the pricing details </w:t>
      </w:r>
      <w:r w:rsidR="00314504" w:rsidRPr="00C75089">
        <w:rPr>
          <w:rFonts w:ascii="AdihausDIN" w:hAnsi="AdihausDIN" w:cs="AdihausDIN"/>
          <w:i w:val="0"/>
        </w:rPr>
        <w:t xml:space="preserve">for the listed items </w:t>
      </w:r>
      <w:r w:rsidRPr="00C75089">
        <w:rPr>
          <w:rFonts w:ascii="AdihausDIN" w:hAnsi="AdihausDIN" w:cs="AdihausDIN"/>
          <w:i w:val="0"/>
        </w:rPr>
        <w:t xml:space="preserve">and any other charges applicable </w:t>
      </w:r>
      <w:r w:rsidR="009E4212" w:rsidRPr="00C75089">
        <w:rPr>
          <w:rFonts w:ascii="AdihausDIN" w:hAnsi="AdihausDIN" w:cs="AdihausDIN"/>
          <w:i w:val="0"/>
        </w:rPr>
        <w:t xml:space="preserve">to </w:t>
      </w:r>
      <w:r w:rsidRPr="00C75089">
        <w:rPr>
          <w:rFonts w:ascii="AdihausDIN" w:hAnsi="AdihausDIN" w:cs="AdihausDIN"/>
          <w:i w:val="0"/>
        </w:rPr>
        <w:t xml:space="preserve">the </w:t>
      </w:r>
      <w:r w:rsidR="009E4212" w:rsidRPr="00C75089">
        <w:rPr>
          <w:rFonts w:ascii="AdihausDIN" w:hAnsi="AdihausDIN" w:cs="AdihausDIN"/>
          <w:i w:val="0"/>
        </w:rPr>
        <w:t>submission</w:t>
      </w:r>
      <w:r w:rsidRPr="00C75089">
        <w:rPr>
          <w:rFonts w:ascii="AdihausDIN" w:hAnsi="AdihausDIN" w:cs="AdihausDIN"/>
          <w:i w:val="0"/>
        </w:rPr>
        <w:t xml:space="preserve">. </w:t>
      </w:r>
    </w:p>
    <w:p w14:paraId="5043CB0F" w14:textId="77777777" w:rsidR="00DB6907" w:rsidRPr="00C75089" w:rsidRDefault="00DB6907" w:rsidP="00F43A06">
      <w:pPr>
        <w:pStyle w:val="BodyText"/>
        <w:rPr>
          <w:rFonts w:ascii="AdihausDIN" w:hAnsi="AdihausDIN" w:cs="AdihausDIN"/>
          <w:i w:val="0"/>
        </w:rPr>
      </w:pPr>
    </w:p>
    <w:p w14:paraId="0BE0191E" w14:textId="7EDB51B2" w:rsidR="00E00CB7" w:rsidRPr="00C75089" w:rsidRDefault="00F33B4A" w:rsidP="00F43A06">
      <w:pPr>
        <w:pStyle w:val="BodyText"/>
        <w:rPr>
          <w:rFonts w:ascii="AdihausDIN" w:hAnsi="AdihausDIN" w:cs="AdihausDIN"/>
          <w:i w:val="0"/>
          <w:lang w:eastAsia="zh-CN"/>
        </w:rPr>
      </w:pPr>
      <w:r w:rsidRPr="00C75089">
        <w:rPr>
          <w:rFonts w:ascii="AdihausDIN" w:hAnsi="AdihausDIN" w:cs="AdihausDIN"/>
          <w:i w:val="0"/>
        </w:rPr>
        <w:t xml:space="preserve">The financial proposal must indicate all cost (fix and variable) that adidas is expected to incur over the </w:t>
      </w:r>
      <w:r w:rsidR="009E4212" w:rsidRPr="00C75089">
        <w:rPr>
          <w:rFonts w:ascii="AdihausDIN" w:hAnsi="AdihausDIN" w:cs="AdihausDIN"/>
          <w:i w:val="0"/>
        </w:rPr>
        <w:t>agreement's life</w:t>
      </w:r>
      <w:r w:rsidRPr="00C75089">
        <w:rPr>
          <w:rFonts w:ascii="AdihausDIN" w:hAnsi="AdihausDIN" w:cs="AdihausDIN"/>
          <w:i w:val="0"/>
        </w:rPr>
        <w:t xml:space="preserve"> based on the information contained in this RFP.</w:t>
      </w:r>
      <w:r w:rsidR="00DD3A16" w:rsidRPr="00C75089">
        <w:rPr>
          <w:rFonts w:ascii="AdihausDIN" w:hAnsi="AdihausDIN" w:cs="AdihausDIN"/>
          <w:i w:val="0"/>
        </w:rPr>
        <w:t xml:space="preserve"> </w:t>
      </w:r>
      <w:r w:rsidRPr="00C75089">
        <w:rPr>
          <w:rFonts w:ascii="AdihausDIN" w:hAnsi="AdihausDIN" w:cs="AdihausDIN"/>
          <w:i w:val="0"/>
        </w:rPr>
        <w:t>All figures must be in</w:t>
      </w:r>
      <w:r w:rsidR="0014175B" w:rsidRPr="00C75089">
        <w:rPr>
          <w:rFonts w:ascii="AdihausDIN" w:hAnsi="AdihausDIN" w:cs="AdihausDIN" w:hint="eastAsia"/>
          <w:i w:val="0"/>
          <w:lang w:eastAsia="zh-CN"/>
        </w:rPr>
        <w:t xml:space="preserve"> CNY</w:t>
      </w:r>
      <w:r w:rsidR="00F23F43" w:rsidRPr="00C75089">
        <w:rPr>
          <w:rFonts w:ascii="AdihausDIN" w:hAnsi="AdihausDIN" w:cs="AdihausDIN" w:hint="eastAsia"/>
          <w:i w:val="0"/>
          <w:lang w:eastAsia="zh-CN"/>
        </w:rPr>
        <w:t>.</w:t>
      </w:r>
      <w:r w:rsidR="0014175B" w:rsidRPr="00C75089">
        <w:rPr>
          <w:rFonts w:ascii="AdihausDIN" w:hAnsi="AdihausDIN" w:cs="AdihausDIN" w:hint="eastAsia"/>
          <w:i w:val="0"/>
          <w:lang w:eastAsia="zh-CN"/>
        </w:rPr>
        <w:t xml:space="preserve"> </w:t>
      </w:r>
    </w:p>
    <w:p w14:paraId="17E9D0A7" w14:textId="77777777" w:rsidR="00C57BF0" w:rsidRPr="00C75089" w:rsidRDefault="00C57BF0" w:rsidP="00F43A06">
      <w:pPr>
        <w:pStyle w:val="BodyText"/>
        <w:rPr>
          <w:rFonts w:ascii="AdihausDIN" w:hAnsi="AdihausDIN" w:cs="AdihausDIN"/>
          <w:i w:val="0"/>
          <w:lang w:eastAsia="zh-CN"/>
        </w:rPr>
      </w:pPr>
    </w:p>
    <w:p w14:paraId="1197F7A8" w14:textId="02653905" w:rsidR="00C57BF0" w:rsidRPr="00C75089" w:rsidRDefault="00C57BF0" w:rsidP="00F43A06">
      <w:pPr>
        <w:pStyle w:val="Heading2"/>
        <w:rPr>
          <w:rFonts w:ascii="AdihausDIN" w:hAnsi="AdihausDIN" w:cs="AdihausDIN"/>
          <w:lang w:val="en-US"/>
        </w:rPr>
      </w:pPr>
      <w:bookmarkStart w:id="191" w:name="_Toc64998631"/>
      <w:r w:rsidRPr="00C75089">
        <w:rPr>
          <w:rFonts w:ascii="AdihausDIN" w:hAnsi="AdihausDIN" w:cs="AdihausDIN"/>
          <w:lang w:val="en-US"/>
        </w:rPr>
        <w:t>Payment Term</w:t>
      </w:r>
      <w:bookmarkEnd w:id="191"/>
    </w:p>
    <w:p w14:paraId="48E9E7A4" w14:textId="1968BA9E" w:rsidR="00C57BF0" w:rsidRPr="00C75089" w:rsidRDefault="00C57BF0" w:rsidP="00F43A06">
      <w:pPr>
        <w:pStyle w:val="BodyText"/>
        <w:rPr>
          <w:rFonts w:ascii="AdihausDIN" w:hAnsi="AdihausDIN" w:cs="AdihausDIN"/>
          <w:i w:val="0"/>
        </w:rPr>
      </w:pPr>
      <w:proofErr w:type="gramStart"/>
      <w:r w:rsidRPr="00C75089">
        <w:rPr>
          <w:rFonts w:ascii="AdihausDIN" w:hAnsi="AdihausDIN" w:cs="AdihausDIN"/>
          <w:i w:val="0"/>
          <w:lang w:eastAsia="zh-CN"/>
        </w:rPr>
        <w:t>Adidas</w:t>
      </w:r>
      <w:proofErr w:type="gramEnd"/>
      <w:r w:rsidRPr="00C75089">
        <w:rPr>
          <w:rFonts w:ascii="AdihausDIN" w:hAnsi="AdihausDIN" w:cs="AdihausDIN"/>
          <w:i w:val="0"/>
          <w:lang w:eastAsia="zh-CN"/>
        </w:rPr>
        <w:t xml:space="preserve"> </w:t>
      </w:r>
      <w:r w:rsidR="009E4212" w:rsidRPr="00C75089">
        <w:rPr>
          <w:rFonts w:ascii="AdihausDIN" w:hAnsi="AdihausDIN" w:cs="AdihausDIN"/>
          <w:i w:val="0"/>
          <w:lang w:eastAsia="zh-CN"/>
        </w:rPr>
        <w:t xml:space="preserve">regular </w:t>
      </w:r>
      <w:r w:rsidRPr="00C75089">
        <w:rPr>
          <w:rFonts w:ascii="AdihausDIN" w:hAnsi="AdihausDIN" w:cs="AdihausDIN"/>
          <w:i w:val="0"/>
          <w:lang w:eastAsia="zh-CN"/>
        </w:rPr>
        <w:t>payment term is 60days upon invoice receipt. Project milestone will be defined during the contract review phase</w:t>
      </w:r>
      <w:r w:rsidR="009E4212" w:rsidRPr="00C75089">
        <w:rPr>
          <w:rFonts w:ascii="AdihausDIN" w:hAnsi="AdihausDIN" w:cs="AdihausDIN"/>
          <w:i w:val="0"/>
          <w:lang w:eastAsia="zh-CN"/>
        </w:rPr>
        <w:t>,</w:t>
      </w:r>
      <w:r w:rsidRPr="00C75089">
        <w:rPr>
          <w:rFonts w:ascii="AdihausDIN" w:hAnsi="AdihausDIN" w:cs="AdihausDIN"/>
          <w:i w:val="0"/>
          <w:lang w:eastAsia="zh-CN"/>
        </w:rPr>
        <w:t xml:space="preserve"> and instalment payment will be settled according to project SOW</w:t>
      </w:r>
      <w:r w:rsidR="009E4212" w:rsidRPr="00C75089">
        <w:rPr>
          <w:rFonts w:ascii="AdihausDIN" w:hAnsi="AdihausDIN" w:cs="AdihausDIN" w:hint="eastAsia"/>
          <w:i w:val="0"/>
          <w:lang w:eastAsia="zh-CN"/>
        </w:rPr>
        <w:t>—</w:t>
      </w:r>
      <w:r w:rsidR="009E4212" w:rsidRPr="00C75089">
        <w:rPr>
          <w:rFonts w:ascii="AdihausDIN" w:hAnsi="AdihausDIN" w:cs="AdihausDIN"/>
          <w:i w:val="0"/>
          <w:lang w:eastAsia="zh-CN"/>
        </w:rPr>
        <w:t>n</w:t>
      </w:r>
      <w:r w:rsidRPr="00C75089">
        <w:rPr>
          <w:rFonts w:ascii="AdihausDIN" w:hAnsi="AdihausDIN" w:cs="AdihausDIN"/>
          <w:i w:val="0"/>
          <w:lang w:eastAsia="zh-CN"/>
        </w:rPr>
        <w:t xml:space="preserve">o down payment according to adidas finance policy. </w:t>
      </w:r>
    </w:p>
    <w:p w14:paraId="29D6B04F" w14:textId="77777777" w:rsidR="00E00CB7" w:rsidRPr="00C75089" w:rsidRDefault="00E00CB7" w:rsidP="00F43A06">
      <w:pPr>
        <w:pStyle w:val="BodyText"/>
        <w:rPr>
          <w:rFonts w:ascii="AdihausDIN" w:hAnsi="AdihausDIN" w:cs="AdihausDIN"/>
          <w:i w:val="0"/>
          <w:color w:val="E36C0A"/>
          <w:lang w:eastAsia="zh-CN"/>
        </w:rPr>
      </w:pPr>
    </w:p>
    <w:p w14:paraId="07459315" w14:textId="77777777" w:rsidR="00E00CB7" w:rsidRPr="00C75089" w:rsidRDefault="00E00CB7" w:rsidP="00F43A06">
      <w:pPr>
        <w:pStyle w:val="BodyText"/>
        <w:rPr>
          <w:rFonts w:ascii="AdihausDIN" w:hAnsi="AdihausDIN" w:cs="AdihausDIN"/>
          <w:i w:val="0"/>
          <w:lang w:eastAsia="zh-CN"/>
        </w:rPr>
      </w:pPr>
    </w:p>
    <w:p w14:paraId="6537F28F" w14:textId="77777777" w:rsidR="004376C9" w:rsidRPr="00C75089" w:rsidRDefault="004376C9" w:rsidP="00F43A06">
      <w:pPr>
        <w:pStyle w:val="BodyText"/>
        <w:rPr>
          <w:rFonts w:ascii="AdihausDIN" w:hAnsi="AdihausDIN" w:cs="AdihausDIN"/>
          <w:i w:val="0"/>
          <w:sz w:val="16"/>
          <w:lang w:eastAsia="zh-CN"/>
        </w:rPr>
      </w:pPr>
    </w:p>
    <w:p w14:paraId="6DFB9E20" w14:textId="77777777" w:rsidR="00F36EFA" w:rsidRPr="00C75089" w:rsidRDefault="00F36EFA" w:rsidP="00F43A06">
      <w:pPr>
        <w:ind w:left="-2610"/>
        <w:rPr>
          <w:rFonts w:ascii="AdihausDIN" w:hAnsi="AdihausDIN" w:cs="AdihausDIN"/>
          <w:lang w:val="en-US"/>
        </w:rPr>
      </w:pPr>
      <w:r w:rsidRPr="00C75089">
        <w:rPr>
          <w:rFonts w:ascii="AdihausDIN" w:hAnsi="AdihausDIN" w:cs="AdihausDIN"/>
          <w:lang w:val="en-US"/>
        </w:rPr>
        <w:br/>
      </w:r>
    </w:p>
    <w:p w14:paraId="7B5E3C18" w14:textId="62F3CDB4" w:rsidR="00FB1062" w:rsidRPr="00C75089" w:rsidRDefault="003C734D" w:rsidP="00F43A06">
      <w:pPr>
        <w:rPr>
          <w:rFonts w:ascii="AdihausDIN" w:hAnsi="AdihausDIN" w:cs="AdihausDIN"/>
          <w:lang w:eastAsia="zh-CN"/>
        </w:rPr>
      </w:pPr>
      <w:r w:rsidRPr="00C75089">
        <w:rPr>
          <w:rFonts w:ascii="AdihausDIN" w:hAnsi="AdihausDIN" w:cs="AdihausDIN" w:hint="eastAsia"/>
          <w:lang w:eastAsia="zh-CN"/>
        </w:rPr>
        <w:t xml:space="preserve"> </w:t>
      </w:r>
    </w:p>
    <w:p w14:paraId="34D0FBBA" w14:textId="706EEC2B" w:rsidR="00BA2DB4" w:rsidRPr="00C75089" w:rsidRDefault="00BA2DB4" w:rsidP="002158BC">
      <w:pPr>
        <w:spacing w:after="0"/>
        <w:rPr>
          <w:rFonts w:ascii="AdihausDIN" w:hAnsi="AdihausDIN" w:cs="AdihausDIN"/>
          <w:lang w:eastAsia="zh-CN"/>
        </w:rPr>
      </w:pPr>
    </w:p>
    <w:sectPr w:rsidR="00BA2DB4" w:rsidRPr="00C75089" w:rsidSect="006C101D">
      <w:headerReference w:type="default" r:id="rId14"/>
      <w:footerReference w:type="default" r:id="rId15"/>
      <w:pgSz w:w="11907" w:h="16840"/>
      <w:pgMar w:top="1418" w:right="1418" w:bottom="1418" w:left="4253"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8" w:author="Ye, Wendy" w:date="2025-04-22T09:49:00Z" w:initials="WY">
    <w:p w14:paraId="57511146" w14:textId="6E2F40C0" w:rsidR="003C5B49" w:rsidRDefault="003C5B49" w:rsidP="003C5B49">
      <w:pPr>
        <w:pStyle w:val="CommentText"/>
      </w:pPr>
      <w:r>
        <w:rPr>
          <w:rStyle w:val="CommentReference"/>
        </w:rPr>
        <w:annotationRef/>
      </w:r>
      <w:r>
        <w:t>Pls project owner to input</w:t>
      </w:r>
    </w:p>
  </w:comment>
  <w:comment w:id="86" w:author="Ye, Wendy" w:date="2025-04-22T09:49:00Z" w:initials="WY">
    <w:p w14:paraId="0B764F20" w14:textId="77777777" w:rsidR="003C5B49" w:rsidRDefault="003C5B49" w:rsidP="003C5B49">
      <w:pPr>
        <w:pStyle w:val="CommentText"/>
      </w:pPr>
      <w:r>
        <w:rPr>
          <w:rStyle w:val="CommentReference"/>
        </w:rPr>
        <w:annotationRef/>
      </w:r>
      <w:r>
        <w:t>Pls project owner review and update</w:t>
      </w:r>
    </w:p>
  </w:comment>
  <w:comment w:id="120" w:author="Ye, Wendy" w:date="2025-04-22T09:50:00Z" w:initials="WY">
    <w:p w14:paraId="4D6222B7" w14:textId="77777777" w:rsidR="003C5B49" w:rsidRDefault="003C5B49" w:rsidP="003C5B49">
      <w:pPr>
        <w:pStyle w:val="CommentText"/>
      </w:pPr>
      <w:r>
        <w:rPr>
          <w:rStyle w:val="CommentReference"/>
        </w:rPr>
        <w:annotationRef/>
      </w:r>
      <w:r>
        <w:t>Pls project owner input</w:t>
      </w:r>
    </w:p>
  </w:comment>
  <w:comment w:id="153" w:author="Shao, Spencer" w:date="2026-02-05T14:29:00Z" w:initials="SS">
    <w:p w14:paraId="4C41040D" w14:textId="5B38DAE7" w:rsidR="0013502E" w:rsidRDefault="0013502E" w:rsidP="0013502E">
      <w:r>
        <w:rPr>
          <w:rStyle w:val="CommentReference"/>
        </w:rPr>
        <w:annotationRef/>
      </w:r>
      <w:r>
        <w:fldChar w:fldCharType="begin"/>
      </w:r>
      <w:r>
        <w:instrText>HYPERLINK "mailto:Peipei.Wu@adidas.com"</w:instrText>
      </w:r>
      <w:bookmarkStart w:id="155" w:name="_@_385E5C9A2B9E204FA7D27F7C4B207EC2Z"/>
      <w:r>
        <w:fldChar w:fldCharType="separate"/>
      </w:r>
      <w:bookmarkEnd w:id="155"/>
      <w:r w:rsidRPr="0013502E">
        <w:rPr>
          <w:rStyle w:val="Mention"/>
          <w:noProof/>
        </w:rPr>
        <w:t>@Wu, Peipei</w:t>
      </w:r>
      <w:r>
        <w:fldChar w:fldCharType="end"/>
      </w:r>
      <w:r>
        <w:t xml:space="preserve"> </w:t>
      </w:r>
      <w:r>
        <w:fldChar w:fldCharType="begin"/>
      </w:r>
      <w:r>
        <w:instrText>HYPERLINK "mailto:Jane.Lu@adidas.com"</w:instrText>
      </w:r>
      <w:bookmarkStart w:id="156" w:name="_@_106F4BC9CEA066458A869DAE04CA8665Z"/>
      <w:r>
        <w:fldChar w:fldCharType="separate"/>
      </w:r>
      <w:bookmarkEnd w:id="156"/>
      <w:r w:rsidRPr="0013502E">
        <w:rPr>
          <w:rStyle w:val="Mention"/>
          <w:noProof/>
        </w:rPr>
        <w:t>@Lu, Jane</w:t>
      </w:r>
      <w:r>
        <w:fldChar w:fldCharType="end"/>
      </w:r>
      <w:r>
        <w:t xml:space="preserve"> </w:t>
      </w:r>
      <w:r>
        <w:rPr>
          <w:rFonts w:hint="eastAsia"/>
        </w:rPr>
        <w:t>要不要设定一个阈值</w:t>
      </w:r>
    </w:p>
  </w:comment>
  <w:comment w:id="154" w:author="Wu, Peipei" w:date="2026-02-05T14:41:00Z" w:initials="WP">
    <w:p w14:paraId="28DF5EED" w14:textId="7B07C554" w:rsidR="007330C6" w:rsidRDefault="007330C6">
      <w:pPr>
        <w:pStyle w:val="CommentText"/>
      </w:pPr>
      <w:r>
        <w:rPr>
          <w:rStyle w:val="CommentReference"/>
        </w:rPr>
        <w:annotationRef/>
      </w:r>
      <w:r w:rsidRPr="1D38FBE6">
        <w:t>I am fine with 80%</w:t>
      </w:r>
    </w:p>
  </w:comment>
  <w:comment w:id="158" w:author="Ye, Wendy" w:date="2025-04-22T09:50:00Z" w:initials="WY">
    <w:p w14:paraId="725C0DFB" w14:textId="407578B4" w:rsidR="003C5B49" w:rsidRPr="00B133D9" w:rsidRDefault="003C5B49" w:rsidP="003C5B49">
      <w:pPr>
        <w:pStyle w:val="CommentText"/>
        <w:rPr>
          <w:lang w:val="en-US" w:eastAsia="zh-CN"/>
        </w:rPr>
      </w:pPr>
      <w:r>
        <w:rPr>
          <w:rStyle w:val="CommentReference"/>
        </w:rPr>
        <w:annotationRef/>
      </w:r>
      <w:r>
        <w:t>NTP to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511146" w15:done="0"/>
  <w15:commentEx w15:paraId="0B764F20" w15:done="0"/>
  <w15:commentEx w15:paraId="4D6222B7" w15:done="0"/>
  <w15:commentEx w15:paraId="4C41040D" w15:done="0"/>
  <w15:commentEx w15:paraId="28DF5EED" w15:paraIdParent="4C41040D" w15:done="0"/>
  <w15:commentEx w15:paraId="725C0D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68C80" w16cex:dateUtc="2025-04-22T01:49:00Z"/>
  <w16cex:commentExtensible w16cex:durableId="717C6F0C" w16cex:dateUtc="2025-04-22T01:49:00Z"/>
  <w16cex:commentExtensible w16cex:durableId="2122BAD9" w16cex:dateUtc="2025-04-22T01:50:00Z"/>
  <w16cex:commentExtensible w16cex:durableId="37B6D071" w16cex:dateUtc="2026-02-05T06:29:00Z"/>
  <w16cex:commentExtensible w16cex:durableId="3ABC803F" w16cex:dateUtc="2026-02-05T06:41:00Z"/>
  <w16cex:commentExtensible w16cex:durableId="07F71319" w16cex:dateUtc="2025-04-22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511146" w16cid:durableId="79868C80"/>
  <w16cid:commentId w16cid:paraId="0B764F20" w16cid:durableId="717C6F0C"/>
  <w16cid:commentId w16cid:paraId="4D6222B7" w16cid:durableId="2122BAD9"/>
  <w16cid:commentId w16cid:paraId="4C41040D" w16cid:durableId="37B6D071"/>
  <w16cid:commentId w16cid:paraId="28DF5EED" w16cid:durableId="3ABC803F"/>
  <w16cid:commentId w16cid:paraId="725C0DFB" w16cid:durableId="07F713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151BF" w14:textId="77777777" w:rsidR="00D878C8" w:rsidRDefault="00D878C8">
      <w:r>
        <w:separator/>
      </w:r>
    </w:p>
  </w:endnote>
  <w:endnote w:type="continuationSeparator" w:id="0">
    <w:p w14:paraId="780E9548" w14:textId="77777777" w:rsidR="00D878C8" w:rsidRDefault="00D878C8">
      <w:r>
        <w:continuationSeparator/>
      </w:r>
    </w:p>
  </w:endnote>
  <w:endnote w:type="continuationNotice" w:id="1">
    <w:p w14:paraId="2CBBFF58" w14:textId="77777777" w:rsidR="00D878C8" w:rsidRDefault="00D878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hicago">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iHaus">
    <w:altName w:val="Calibri"/>
    <w:panose1 w:val="02000503020000020004"/>
    <w:charset w:val="00"/>
    <w:family w:val="auto"/>
    <w:pitch w:val="variable"/>
    <w:sig w:usb0="800000AF" w:usb1="5000004A"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Yu Mincho">
    <w:altName w:val="游明朝"/>
    <w:panose1 w:val="02020400000000000000"/>
    <w:charset w:val="80"/>
    <w:family w:val="roman"/>
    <w:pitch w:val="variable"/>
    <w:sig w:usb0="800002E7" w:usb1="2AC7FCFF" w:usb2="00000012" w:usb3="00000000" w:csb0="0002009F" w:csb1="00000000"/>
  </w:font>
  <w:font w:name="STKaiti">
    <w:charset w:val="86"/>
    <w:family w:val="auto"/>
    <w:pitch w:val="variable"/>
    <w:sig w:usb0="00000287" w:usb1="080F0000" w:usb2="00000010" w:usb3="00000000" w:csb0="0004009F" w:csb1="00000000"/>
  </w:font>
  <w:font w:name="AdihausDIN">
    <w:altName w:val="Calibri"/>
    <w:panose1 w:val="020B0504020101020102"/>
    <w:charset w:val="00"/>
    <w:family w:val="swiss"/>
    <w:pitch w:val="variable"/>
    <w:sig w:usb0="A00002BF" w:usb1="4000207B" w:usb2="00000008"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DAD2" w14:textId="77777777" w:rsidR="00A12931" w:rsidRDefault="00A12931">
    <w:pPr>
      <w:pStyle w:val="Footer"/>
      <w:jc w:val="right"/>
    </w:pPr>
    <w:r>
      <w:rPr>
        <w:noProof w:val="0"/>
      </w:rPr>
      <w:fldChar w:fldCharType="begin"/>
    </w:r>
    <w:r>
      <w:instrText xml:space="preserve"> PAGE   \* MERGEFORMAT </w:instrText>
    </w:r>
    <w:r>
      <w:rPr>
        <w:noProof w:val="0"/>
      </w:rPr>
      <w:fldChar w:fldCharType="separate"/>
    </w:r>
    <w:r>
      <w:t>12</w:t>
    </w:r>
    <w:r>
      <w:fldChar w:fldCharType="end"/>
    </w:r>
  </w:p>
  <w:p w14:paraId="66204FF1" w14:textId="77777777" w:rsidR="00A12931" w:rsidRDefault="00A12931">
    <w:pPr>
      <w:pStyle w:val="Foo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01F9E" w14:textId="77777777" w:rsidR="00D878C8" w:rsidRDefault="00D878C8">
      <w:pPr>
        <w:ind w:left="-2835"/>
      </w:pPr>
      <w:r>
        <w:separator/>
      </w:r>
    </w:p>
    <w:p w14:paraId="5869D746" w14:textId="77777777" w:rsidR="00D878C8" w:rsidRDefault="00D878C8"/>
  </w:footnote>
  <w:footnote w:type="continuationSeparator" w:id="0">
    <w:p w14:paraId="639258BE" w14:textId="77777777" w:rsidR="00D878C8" w:rsidRDefault="00D878C8">
      <w:r>
        <w:continuationSeparator/>
      </w:r>
    </w:p>
  </w:footnote>
  <w:footnote w:type="continuationNotice" w:id="1">
    <w:p w14:paraId="7E863792" w14:textId="77777777" w:rsidR="00D878C8" w:rsidRDefault="00D878C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765" w:type="dxa"/>
      <w:tblLayout w:type="fixed"/>
      <w:tblCellMar>
        <w:left w:w="70" w:type="dxa"/>
        <w:right w:w="70" w:type="dxa"/>
      </w:tblCellMar>
      <w:tblLook w:val="0000" w:firstRow="0" w:lastRow="0" w:firstColumn="0" w:lastColumn="0" w:noHBand="0" w:noVBand="0"/>
    </w:tblPr>
    <w:tblGrid>
      <w:gridCol w:w="4395"/>
      <w:gridCol w:w="4746"/>
    </w:tblGrid>
    <w:tr w:rsidR="00A12931" w:rsidRPr="0048317C" w14:paraId="36232BB9" w14:textId="77777777">
      <w:tc>
        <w:tcPr>
          <w:tcW w:w="4395" w:type="dxa"/>
        </w:tcPr>
        <w:p w14:paraId="2DBF0D7D" w14:textId="77777777" w:rsidR="00A12931" w:rsidRPr="0048317C" w:rsidRDefault="00A12931">
          <w:pPr>
            <w:pStyle w:val="Header"/>
            <w:pBdr>
              <w:bottom w:val="none" w:sz="0" w:space="0" w:color="auto"/>
            </w:pBdr>
            <w:tabs>
              <w:tab w:val="clear" w:pos="-2552"/>
              <w:tab w:val="clear" w:pos="6237"/>
              <w:tab w:val="clear" w:pos="9072"/>
            </w:tabs>
            <w:spacing w:after="80"/>
            <w:ind w:left="0"/>
            <w:rPr>
              <w:rFonts w:ascii="Book Antiqua" w:hAnsi="Book Antiqua"/>
              <w:b/>
            </w:rPr>
          </w:pPr>
        </w:p>
      </w:tc>
      <w:tc>
        <w:tcPr>
          <w:tcW w:w="4746" w:type="dxa"/>
          <w:vAlign w:val="bottom"/>
        </w:tcPr>
        <w:p w14:paraId="06FA94FE" w14:textId="77777777" w:rsidR="00A12931" w:rsidRDefault="00A12931" w:rsidP="00CC0BD3">
          <w:pPr>
            <w:pStyle w:val="Header"/>
            <w:pBdr>
              <w:bottom w:val="none" w:sz="0" w:space="0" w:color="auto"/>
            </w:pBdr>
            <w:tabs>
              <w:tab w:val="clear" w:pos="-2552"/>
              <w:tab w:val="clear" w:pos="6237"/>
              <w:tab w:val="clear" w:pos="9072"/>
            </w:tabs>
            <w:ind w:left="0"/>
            <w:jc w:val="right"/>
            <w:rPr>
              <w:rFonts w:eastAsia="Arial Unicode MS" w:cs="Arial"/>
              <w:b/>
              <w:szCs w:val="16"/>
              <w:lang w:eastAsia="zh-CN"/>
            </w:rPr>
          </w:pPr>
          <w:r w:rsidRPr="000A7814">
            <w:rPr>
              <w:rFonts w:eastAsia="Arial Unicode MS" w:cs="Arial"/>
              <w:b/>
              <w:szCs w:val="16"/>
            </w:rPr>
            <w:t xml:space="preserve">adidas </w:t>
          </w:r>
          <w:r w:rsidRPr="000A7814">
            <w:rPr>
              <w:rFonts w:cs="Arial" w:hint="eastAsia"/>
              <w:b/>
              <w:szCs w:val="16"/>
              <w:lang w:eastAsia="zh-CN"/>
            </w:rPr>
            <w:t xml:space="preserve">Sports </w:t>
          </w:r>
          <w:r w:rsidRPr="000A7814">
            <w:rPr>
              <w:rFonts w:eastAsia="Arial Unicode MS" w:cs="Arial"/>
              <w:b/>
              <w:szCs w:val="16"/>
            </w:rPr>
            <w:t>(</w:t>
          </w:r>
          <w:r w:rsidRPr="000A7814">
            <w:rPr>
              <w:rFonts w:cs="Arial" w:hint="eastAsia"/>
              <w:b/>
              <w:szCs w:val="16"/>
              <w:lang w:eastAsia="zh-CN"/>
            </w:rPr>
            <w:t>China</w:t>
          </w:r>
          <w:r w:rsidRPr="000A7814">
            <w:rPr>
              <w:rFonts w:eastAsia="Arial Unicode MS" w:cs="Arial"/>
              <w:b/>
              <w:szCs w:val="16"/>
            </w:rPr>
            <w:t>) Ltd.</w:t>
          </w:r>
        </w:p>
        <w:p w14:paraId="4FB2C627" w14:textId="77777777" w:rsidR="00A12931" w:rsidRPr="000A7814" w:rsidRDefault="00A12931" w:rsidP="00CC0BD3">
          <w:pPr>
            <w:pStyle w:val="Header"/>
            <w:pBdr>
              <w:bottom w:val="none" w:sz="0" w:space="0" w:color="auto"/>
            </w:pBdr>
            <w:tabs>
              <w:tab w:val="clear" w:pos="-2552"/>
              <w:tab w:val="clear" w:pos="6237"/>
              <w:tab w:val="clear" w:pos="9072"/>
            </w:tabs>
            <w:ind w:left="0"/>
            <w:jc w:val="right"/>
            <w:rPr>
              <w:szCs w:val="16"/>
              <w:lang w:eastAsia="zh-CN"/>
            </w:rPr>
          </w:pPr>
          <w:r>
            <w:rPr>
              <w:rFonts w:eastAsia="Arial Unicode MS" w:cs="Arial" w:hint="eastAsia"/>
              <w:b/>
              <w:szCs w:val="16"/>
              <w:lang w:eastAsia="zh-CN"/>
            </w:rPr>
            <w:t xml:space="preserve">Non-trade Purchasing Department </w:t>
          </w:r>
        </w:p>
      </w:tc>
    </w:tr>
  </w:tbl>
  <w:p w14:paraId="6B62F1B3" w14:textId="77777777" w:rsidR="00A12931" w:rsidRDefault="00A12931">
    <w:pP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D9880D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324EA9"/>
    <w:multiLevelType w:val="hybridMultilevel"/>
    <w:tmpl w:val="D596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40848"/>
    <w:multiLevelType w:val="hybridMultilevel"/>
    <w:tmpl w:val="A0FED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57AF9"/>
    <w:multiLevelType w:val="hybridMultilevel"/>
    <w:tmpl w:val="FE522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95117"/>
    <w:multiLevelType w:val="hybridMultilevel"/>
    <w:tmpl w:val="5762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A0DCB"/>
    <w:multiLevelType w:val="multilevel"/>
    <w:tmpl w:val="765E5A60"/>
    <w:lvl w:ilvl="0">
      <w:start w:val="1"/>
      <w:numFmt w:val="upperLetter"/>
      <w:pStyle w:val="Appendix1"/>
      <w:lvlText w:val="Appendix %1"/>
      <w:lvlJc w:val="left"/>
      <w:pPr>
        <w:tabs>
          <w:tab w:val="num" w:pos="1800"/>
        </w:tabs>
        <w:ind w:left="360" w:hanging="360"/>
      </w:pPr>
    </w:lvl>
    <w:lvl w:ilvl="1">
      <w:start w:val="1"/>
      <w:numFmt w:val="decimal"/>
      <w:pStyle w:val="Appendix2"/>
      <w:lvlText w:val="%1.%2"/>
      <w:lvlJc w:val="left"/>
      <w:pPr>
        <w:tabs>
          <w:tab w:val="num" w:pos="792"/>
        </w:tabs>
        <w:ind w:left="792" w:hanging="432"/>
      </w:pPr>
    </w:lvl>
    <w:lvl w:ilvl="2">
      <w:start w:val="1"/>
      <w:numFmt w:val="decimal"/>
      <w:pStyle w:val="Appendix3"/>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18CD19B2"/>
    <w:multiLevelType w:val="hybridMultilevel"/>
    <w:tmpl w:val="E9A0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D74EB"/>
    <w:multiLevelType w:val="hybridMultilevel"/>
    <w:tmpl w:val="45D6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11027"/>
    <w:multiLevelType w:val="hybridMultilevel"/>
    <w:tmpl w:val="941E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96719"/>
    <w:multiLevelType w:val="hybridMultilevel"/>
    <w:tmpl w:val="C8A0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D6E15"/>
    <w:multiLevelType w:val="hybridMultilevel"/>
    <w:tmpl w:val="F4BC833A"/>
    <w:lvl w:ilvl="0" w:tplc="04090005">
      <w:start w:val="1"/>
      <w:numFmt w:val="bullet"/>
      <w:lvlText w:val=""/>
      <w:lvlJc w:val="left"/>
      <w:pPr>
        <w:tabs>
          <w:tab w:val="num" w:pos="840"/>
        </w:tabs>
        <w:ind w:left="840" w:hanging="360"/>
      </w:pPr>
      <w:rPr>
        <w:rFonts w:ascii="Wingdings" w:hAnsi="Wingdings"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6B3AFB"/>
    <w:multiLevelType w:val="hybridMultilevel"/>
    <w:tmpl w:val="C17AE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4634E"/>
    <w:multiLevelType w:val="hybridMultilevel"/>
    <w:tmpl w:val="C8BE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27B58"/>
    <w:multiLevelType w:val="hybridMultilevel"/>
    <w:tmpl w:val="56F67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E60FFA"/>
    <w:multiLevelType w:val="hybridMultilevel"/>
    <w:tmpl w:val="5172E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429B8"/>
    <w:multiLevelType w:val="hybridMultilevel"/>
    <w:tmpl w:val="83CA4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667D7"/>
    <w:multiLevelType w:val="hybridMultilevel"/>
    <w:tmpl w:val="049C1D5C"/>
    <w:lvl w:ilvl="0" w:tplc="DD522D92">
      <w:start w:val="1"/>
      <w:numFmt w:val="bullet"/>
      <w:lvlText w:val="•"/>
      <w:lvlJc w:val="left"/>
      <w:pPr>
        <w:tabs>
          <w:tab w:val="num" w:pos="720"/>
        </w:tabs>
        <w:ind w:left="720" w:hanging="360"/>
      </w:pPr>
      <w:rPr>
        <w:rFonts w:ascii="Arial" w:hAnsi="Arial" w:hint="default"/>
      </w:rPr>
    </w:lvl>
    <w:lvl w:ilvl="1" w:tplc="B21693DC" w:tentative="1">
      <w:start w:val="1"/>
      <w:numFmt w:val="bullet"/>
      <w:lvlText w:val="•"/>
      <w:lvlJc w:val="left"/>
      <w:pPr>
        <w:tabs>
          <w:tab w:val="num" w:pos="1440"/>
        </w:tabs>
        <w:ind w:left="1440" w:hanging="360"/>
      </w:pPr>
      <w:rPr>
        <w:rFonts w:ascii="Arial" w:hAnsi="Arial" w:hint="default"/>
      </w:rPr>
    </w:lvl>
    <w:lvl w:ilvl="2" w:tplc="0096CF26" w:tentative="1">
      <w:start w:val="1"/>
      <w:numFmt w:val="bullet"/>
      <w:lvlText w:val="•"/>
      <w:lvlJc w:val="left"/>
      <w:pPr>
        <w:tabs>
          <w:tab w:val="num" w:pos="2160"/>
        </w:tabs>
        <w:ind w:left="2160" w:hanging="360"/>
      </w:pPr>
      <w:rPr>
        <w:rFonts w:ascii="Arial" w:hAnsi="Arial" w:hint="default"/>
      </w:rPr>
    </w:lvl>
    <w:lvl w:ilvl="3" w:tplc="87FC714E" w:tentative="1">
      <w:start w:val="1"/>
      <w:numFmt w:val="bullet"/>
      <w:lvlText w:val="•"/>
      <w:lvlJc w:val="left"/>
      <w:pPr>
        <w:tabs>
          <w:tab w:val="num" w:pos="2880"/>
        </w:tabs>
        <w:ind w:left="2880" w:hanging="360"/>
      </w:pPr>
      <w:rPr>
        <w:rFonts w:ascii="Arial" w:hAnsi="Arial" w:hint="default"/>
      </w:rPr>
    </w:lvl>
    <w:lvl w:ilvl="4" w:tplc="23A0219A" w:tentative="1">
      <w:start w:val="1"/>
      <w:numFmt w:val="bullet"/>
      <w:lvlText w:val="•"/>
      <w:lvlJc w:val="left"/>
      <w:pPr>
        <w:tabs>
          <w:tab w:val="num" w:pos="3600"/>
        </w:tabs>
        <w:ind w:left="3600" w:hanging="360"/>
      </w:pPr>
      <w:rPr>
        <w:rFonts w:ascii="Arial" w:hAnsi="Arial" w:hint="default"/>
      </w:rPr>
    </w:lvl>
    <w:lvl w:ilvl="5" w:tplc="89109026" w:tentative="1">
      <w:start w:val="1"/>
      <w:numFmt w:val="bullet"/>
      <w:lvlText w:val="•"/>
      <w:lvlJc w:val="left"/>
      <w:pPr>
        <w:tabs>
          <w:tab w:val="num" w:pos="4320"/>
        </w:tabs>
        <w:ind w:left="4320" w:hanging="360"/>
      </w:pPr>
      <w:rPr>
        <w:rFonts w:ascii="Arial" w:hAnsi="Arial" w:hint="default"/>
      </w:rPr>
    </w:lvl>
    <w:lvl w:ilvl="6" w:tplc="8F58B188" w:tentative="1">
      <w:start w:val="1"/>
      <w:numFmt w:val="bullet"/>
      <w:lvlText w:val="•"/>
      <w:lvlJc w:val="left"/>
      <w:pPr>
        <w:tabs>
          <w:tab w:val="num" w:pos="5040"/>
        </w:tabs>
        <w:ind w:left="5040" w:hanging="360"/>
      </w:pPr>
      <w:rPr>
        <w:rFonts w:ascii="Arial" w:hAnsi="Arial" w:hint="default"/>
      </w:rPr>
    </w:lvl>
    <w:lvl w:ilvl="7" w:tplc="46F4611A" w:tentative="1">
      <w:start w:val="1"/>
      <w:numFmt w:val="bullet"/>
      <w:lvlText w:val="•"/>
      <w:lvlJc w:val="left"/>
      <w:pPr>
        <w:tabs>
          <w:tab w:val="num" w:pos="5760"/>
        </w:tabs>
        <w:ind w:left="5760" w:hanging="360"/>
      </w:pPr>
      <w:rPr>
        <w:rFonts w:ascii="Arial" w:hAnsi="Arial" w:hint="default"/>
      </w:rPr>
    </w:lvl>
    <w:lvl w:ilvl="8" w:tplc="ACC6A26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4A074A7"/>
    <w:multiLevelType w:val="hybridMultilevel"/>
    <w:tmpl w:val="D4D6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171AF0"/>
    <w:multiLevelType w:val="hybridMultilevel"/>
    <w:tmpl w:val="55E80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4F7B76"/>
    <w:multiLevelType w:val="hybridMultilevel"/>
    <w:tmpl w:val="8F32E238"/>
    <w:lvl w:ilvl="0" w:tplc="78B8CE50">
      <w:start w:val="1"/>
      <w:numFmt w:val="bullet"/>
      <w:pStyle w:val="2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9">
      <w:start w:val="1"/>
      <w:numFmt w:val="bullet"/>
      <w:lvlText w:val=""/>
      <w:lvlJc w:val="left"/>
      <w:pPr>
        <w:ind w:left="2520" w:hanging="360"/>
      </w:pPr>
      <w:rPr>
        <w:rFonts w:ascii="Wingdings" w:hAnsi="Wingding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5274EC"/>
    <w:multiLevelType w:val="hybridMultilevel"/>
    <w:tmpl w:val="91FC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C5977"/>
    <w:multiLevelType w:val="hybridMultilevel"/>
    <w:tmpl w:val="E4F8B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92E29"/>
    <w:multiLevelType w:val="hybridMultilevel"/>
    <w:tmpl w:val="1576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D4079B"/>
    <w:multiLevelType w:val="hybridMultilevel"/>
    <w:tmpl w:val="0E64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C1090"/>
    <w:multiLevelType w:val="hybridMultilevel"/>
    <w:tmpl w:val="0D24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095677">
    <w:abstractNumId w:val="0"/>
  </w:num>
  <w:num w:numId="2" w16cid:durableId="146476580">
    <w:abstractNumId w:val="5"/>
  </w:num>
  <w:num w:numId="3" w16cid:durableId="1033699864">
    <w:abstractNumId w:val="10"/>
  </w:num>
  <w:num w:numId="4" w16cid:durableId="69086916">
    <w:abstractNumId w:val="16"/>
  </w:num>
  <w:num w:numId="5" w16cid:durableId="62339954">
    <w:abstractNumId w:val="18"/>
  </w:num>
  <w:num w:numId="6" w16cid:durableId="1010832768">
    <w:abstractNumId w:val="2"/>
  </w:num>
  <w:num w:numId="7" w16cid:durableId="719668168">
    <w:abstractNumId w:val="8"/>
  </w:num>
  <w:num w:numId="8" w16cid:durableId="221646329">
    <w:abstractNumId w:val="11"/>
  </w:num>
  <w:num w:numId="9" w16cid:durableId="878862189">
    <w:abstractNumId w:val="7"/>
  </w:num>
  <w:num w:numId="10" w16cid:durableId="169030798">
    <w:abstractNumId w:val="23"/>
  </w:num>
  <w:num w:numId="11" w16cid:durableId="586496668">
    <w:abstractNumId w:val="13"/>
  </w:num>
  <w:num w:numId="12" w16cid:durableId="1896886350">
    <w:abstractNumId w:val="20"/>
  </w:num>
  <w:num w:numId="13" w16cid:durableId="1333029227">
    <w:abstractNumId w:val="4"/>
  </w:num>
  <w:num w:numId="14" w16cid:durableId="194197447">
    <w:abstractNumId w:val="6"/>
  </w:num>
  <w:num w:numId="15" w16cid:durableId="1673485577">
    <w:abstractNumId w:val="24"/>
  </w:num>
  <w:num w:numId="16" w16cid:durableId="81996259">
    <w:abstractNumId w:val="9"/>
  </w:num>
  <w:num w:numId="17" w16cid:durableId="1142963928">
    <w:abstractNumId w:val="12"/>
  </w:num>
  <w:num w:numId="18" w16cid:durableId="698168364">
    <w:abstractNumId w:val="15"/>
  </w:num>
  <w:num w:numId="19" w16cid:durableId="1057322507">
    <w:abstractNumId w:val="17"/>
  </w:num>
  <w:num w:numId="20" w16cid:durableId="1085110117">
    <w:abstractNumId w:val="14"/>
  </w:num>
  <w:num w:numId="21" w16cid:durableId="1372731915">
    <w:abstractNumId w:val="1"/>
  </w:num>
  <w:num w:numId="22" w16cid:durableId="808127547">
    <w:abstractNumId w:val="22"/>
  </w:num>
  <w:num w:numId="23" w16cid:durableId="1464615832">
    <w:abstractNumId w:val="21"/>
  </w:num>
  <w:num w:numId="24" w16cid:durableId="1448701138">
    <w:abstractNumId w:val="3"/>
  </w:num>
  <w:num w:numId="25" w16cid:durableId="2020813094">
    <w:abstractNumId w:val="19"/>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o, Spencer">
    <w15:presenceInfo w15:providerId="AD" w15:userId="S::Spencer.Shao@adidas.com::13efabda-b073-48e5-ae3e-d817124aee46"/>
  </w15:person>
  <w15:person w15:author="Ye, Wendy">
    <w15:presenceInfo w15:providerId="AD" w15:userId="S::Wendy.Ye2@adidas.com::8fb17c77-2cdd-4ba7-a14a-e1be9c26fee5"/>
  </w15:person>
  <w15:person w15:author="Wu, Peipei">
    <w15:presenceInfo w15:providerId="AD" w15:userId="S::peipei.wu@adidas.com::ada5bda8-9362-4d15-b147-6d3b447f2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intFractionalCharacterWidth/>
  <w:hideSpellingErrors/>
  <w:hideGrammaticalErrors/>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yMTA0NrS0NDYzM7ZQ0lEKTi0uzszPAykwqQUAonG1/iwAAAA="/>
  </w:docVars>
  <w:rsids>
    <w:rsidRoot w:val="00700D42"/>
    <w:rsid w:val="00000720"/>
    <w:rsid w:val="000020AC"/>
    <w:rsid w:val="0000486B"/>
    <w:rsid w:val="000056AE"/>
    <w:rsid w:val="000064CB"/>
    <w:rsid w:val="00006B04"/>
    <w:rsid w:val="00010143"/>
    <w:rsid w:val="00010730"/>
    <w:rsid w:val="00011ECF"/>
    <w:rsid w:val="00012109"/>
    <w:rsid w:val="0001374D"/>
    <w:rsid w:val="00013AAE"/>
    <w:rsid w:val="00014169"/>
    <w:rsid w:val="00016807"/>
    <w:rsid w:val="00022345"/>
    <w:rsid w:val="00022773"/>
    <w:rsid w:val="000233FA"/>
    <w:rsid w:val="00023B03"/>
    <w:rsid w:val="00024EDF"/>
    <w:rsid w:val="00027C0F"/>
    <w:rsid w:val="000310E2"/>
    <w:rsid w:val="00031EE9"/>
    <w:rsid w:val="000323CD"/>
    <w:rsid w:val="000331A1"/>
    <w:rsid w:val="00033DE7"/>
    <w:rsid w:val="0003500F"/>
    <w:rsid w:val="00036EA6"/>
    <w:rsid w:val="00037A4C"/>
    <w:rsid w:val="00037CA1"/>
    <w:rsid w:val="00040A58"/>
    <w:rsid w:val="00040EC0"/>
    <w:rsid w:val="00040EDD"/>
    <w:rsid w:val="000436E3"/>
    <w:rsid w:val="00043E11"/>
    <w:rsid w:val="00043E87"/>
    <w:rsid w:val="00044240"/>
    <w:rsid w:val="000449A1"/>
    <w:rsid w:val="00045C22"/>
    <w:rsid w:val="00050761"/>
    <w:rsid w:val="00051C15"/>
    <w:rsid w:val="00052C0E"/>
    <w:rsid w:val="0005797A"/>
    <w:rsid w:val="000615A9"/>
    <w:rsid w:val="00061638"/>
    <w:rsid w:val="000628F8"/>
    <w:rsid w:val="0006331F"/>
    <w:rsid w:val="00067038"/>
    <w:rsid w:val="00070747"/>
    <w:rsid w:val="00071EF9"/>
    <w:rsid w:val="0007271C"/>
    <w:rsid w:val="00073222"/>
    <w:rsid w:val="000743F6"/>
    <w:rsid w:val="0007446E"/>
    <w:rsid w:val="0007570D"/>
    <w:rsid w:val="000775FD"/>
    <w:rsid w:val="000778F7"/>
    <w:rsid w:val="000805AC"/>
    <w:rsid w:val="00081A07"/>
    <w:rsid w:val="00081A60"/>
    <w:rsid w:val="000833B0"/>
    <w:rsid w:val="00083C5A"/>
    <w:rsid w:val="00083DAB"/>
    <w:rsid w:val="00084930"/>
    <w:rsid w:val="00085108"/>
    <w:rsid w:val="000870B3"/>
    <w:rsid w:val="0008729E"/>
    <w:rsid w:val="00090E78"/>
    <w:rsid w:val="00091596"/>
    <w:rsid w:val="0009213A"/>
    <w:rsid w:val="0009227B"/>
    <w:rsid w:val="0009268B"/>
    <w:rsid w:val="00093C63"/>
    <w:rsid w:val="00093DA1"/>
    <w:rsid w:val="0009550E"/>
    <w:rsid w:val="00095C2F"/>
    <w:rsid w:val="00096F57"/>
    <w:rsid w:val="000A032B"/>
    <w:rsid w:val="000A0A27"/>
    <w:rsid w:val="000A0CF0"/>
    <w:rsid w:val="000A1412"/>
    <w:rsid w:val="000A14E1"/>
    <w:rsid w:val="000A2500"/>
    <w:rsid w:val="000A48C1"/>
    <w:rsid w:val="000A50E1"/>
    <w:rsid w:val="000A554D"/>
    <w:rsid w:val="000A55F0"/>
    <w:rsid w:val="000A5B79"/>
    <w:rsid w:val="000A5D13"/>
    <w:rsid w:val="000A7053"/>
    <w:rsid w:val="000A77D9"/>
    <w:rsid w:val="000A7814"/>
    <w:rsid w:val="000B0E3A"/>
    <w:rsid w:val="000B0E8A"/>
    <w:rsid w:val="000B1167"/>
    <w:rsid w:val="000B1756"/>
    <w:rsid w:val="000B19F0"/>
    <w:rsid w:val="000B20C0"/>
    <w:rsid w:val="000B2A4E"/>
    <w:rsid w:val="000B3C6A"/>
    <w:rsid w:val="000B3E78"/>
    <w:rsid w:val="000B426A"/>
    <w:rsid w:val="000B53A1"/>
    <w:rsid w:val="000B5DC5"/>
    <w:rsid w:val="000B5F5F"/>
    <w:rsid w:val="000B68DC"/>
    <w:rsid w:val="000B6B9D"/>
    <w:rsid w:val="000C0789"/>
    <w:rsid w:val="000C1D72"/>
    <w:rsid w:val="000C20F6"/>
    <w:rsid w:val="000C431A"/>
    <w:rsid w:val="000C5144"/>
    <w:rsid w:val="000C5E2A"/>
    <w:rsid w:val="000C60D4"/>
    <w:rsid w:val="000C6272"/>
    <w:rsid w:val="000C69E5"/>
    <w:rsid w:val="000C6BFF"/>
    <w:rsid w:val="000C6F99"/>
    <w:rsid w:val="000C6FD2"/>
    <w:rsid w:val="000D1465"/>
    <w:rsid w:val="000D2B18"/>
    <w:rsid w:val="000D32A9"/>
    <w:rsid w:val="000D3664"/>
    <w:rsid w:val="000D4336"/>
    <w:rsid w:val="000D64E6"/>
    <w:rsid w:val="000E20E2"/>
    <w:rsid w:val="000E359F"/>
    <w:rsid w:val="000E402B"/>
    <w:rsid w:val="000E418C"/>
    <w:rsid w:val="000E51D8"/>
    <w:rsid w:val="000E6806"/>
    <w:rsid w:val="000E712E"/>
    <w:rsid w:val="000E7416"/>
    <w:rsid w:val="000E7F72"/>
    <w:rsid w:val="000F12A1"/>
    <w:rsid w:val="000F4DA8"/>
    <w:rsid w:val="000F71B8"/>
    <w:rsid w:val="000F75B4"/>
    <w:rsid w:val="001000C1"/>
    <w:rsid w:val="0010033D"/>
    <w:rsid w:val="00100AF1"/>
    <w:rsid w:val="0010187F"/>
    <w:rsid w:val="00101A65"/>
    <w:rsid w:val="0010211E"/>
    <w:rsid w:val="00103C13"/>
    <w:rsid w:val="00104C40"/>
    <w:rsid w:val="0010505E"/>
    <w:rsid w:val="00106E90"/>
    <w:rsid w:val="00110355"/>
    <w:rsid w:val="001109F4"/>
    <w:rsid w:val="00110B8F"/>
    <w:rsid w:val="0011303E"/>
    <w:rsid w:val="0011346A"/>
    <w:rsid w:val="00113475"/>
    <w:rsid w:val="0011382C"/>
    <w:rsid w:val="00113AA7"/>
    <w:rsid w:val="00113E7A"/>
    <w:rsid w:val="00114693"/>
    <w:rsid w:val="00114D59"/>
    <w:rsid w:val="0011577D"/>
    <w:rsid w:val="00115E2C"/>
    <w:rsid w:val="00115EA0"/>
    <w:rsid w:val="00116CBE"/>
    <w:rsid w:val="0012046F"/>
    <w:rsid w:val="00120918"/>
    <w:rsid w:val="0012277A"/>
    <w:rsid w:val="00122B3D"/>
    <w:rsid w:val="00124D31"/>
    <w:rsid w:val="001260A0"/>
    <w:rsid w:val="0012693C"/>
    <w:rsid w:val="00127043"/>
    <w:rsid w:val="00127AC9"/>
    <w:rsid w:val="0013003B"/>
    <w:rsid w:val="0013064D"/>
    <w:rsid w:val="00130811"/>
    <w:rsid w:val="001317C4"/>
    <w:rsid w:val="001340E4"/>
    <w:rsid w:val="001342B0"/>
    <w:rsid w:val="001346FC"/>
    <w:rsid w:val="00134CED"/>
    <w:rsid w:val="0013502E"/>
    <w:rsid w:val="00135181"/>
    <w:rsid w:val="001351AD"/>
    <w:rsid w:val="0013613C"/>
    <w:rsid w:val="00136A31"/>
    <w:rsid w:val="001402F4"/>
    <w:rsid w:val="001405D3"/>
    <w:rsid w:val="0014137D"/>
    <w:rsid w:val="0014175B"/>
    <w:rsid w:val="00143D33"/>
    <w:rsid w:val="00144755"/>
    <w:rsid w:val="001456AC"/>
    <w:rsid w:val="001459D1"/>
    <w:rsid w:val="00146005"/>
    <w:rsid w:val="00147BF4"/>
    <w:rsid w:val="0015029E"/>
    <w:rsid w:val="00152A5C"/>
    <w:rsid w:val="001536BE"/>
    <w:rsid w:val="001537E7"/>
    <w:rsid w:val="0015468F"/>
    <w:rsid w:val="00155657"/>
    <w:rsid w:val="00156880"/>
    <w:rsid w:val="00157CB9"/>
    <w:rsid w:val="001605D9"/>
    <w:rsid w:val="00161A77"/>
    <w:rsid w:val="00162D1D"/>
    <w:rsid w:val="00163330"/>
    <w:rsid w:val="00164390"/>
    <w:rsid w:val="00164FC4"/>
    <w:rsid w:val="00165437"/>
    <w:rsid w:val="0016612E"/>
    <w:rsid w:val="00172040"/>
    <w:rsid w:val="001722FF"/>
    <w:rsid w:val="001726F6"/>
    <w:rsid w:val="0017312A"/>
    <w:rsid w:val="001735F5"/>
    <w:rsid w:val="00173A0F"/>
    <w:rsid w:val="0017649F"/>
    <w:rsid w:val="0017794B"/>
    <w:rsid w:val="00177F57"/>
    <w:rsid w:val="001801F1"/>
    <w:rsid w:val="001806FE"/>
    <w:rsid w:val="00182ACA"/>
    <w:rsid w:val="00182AFB"/>
    <w:rsid w:val="0018412C"/>
    <w:rsid w:val="001848A4"/>
    <w:rsid w:val="00184EF5"/>
    <w:rsid w:val="0018649F"/>
    <w:rsid w:val="0018727C"/>
    <w:rsid w:val="00190094"/>
    <w:rsid w:val="0019077E"/>
    <w:rsid w:val="00191EF5"/>
    <w:rsid w:val="00192380"/>
    <w:rsid w:val="001930B9"/>
    <w:rsid w:val="001941D4"/>
    <w:rsid w:val="00196470"/>
    <w:rsid w:val="00197375"/>
    <w:rsid w:val="00197584"/>
    <w:rsid w:val="001A09F6"/>
    <w:rsid w:val="001A1598"/>
    <w:rsid w:val="001A357C"/>
    <w:rsid w:val="001A39F0"/>
    <w:rsid w:val="001A4740"/>
    <w:rsid w:val="001A5201"/>
    <w:rsid w:val="001A5D8E"/>
    <w:rsid w:val="001A65F4"/>
    <w:rsid w:val="001A676F"/>
    <w:rsid w:val="001B02C6"/>
    <w:rsid w:val="001B0634"/>
    <w:rsid w:val="001B06B2"/>
    <w:rsid w:val="001B0BB3"/>
    <w:rsid w:val="001B1285"/>
    <w:rsid w:val="001B13C6"/>
    <w:rsid w:val="001B2047"/>
    <w:rsid w:val="001B3B03"/>
    <w:rsid w:val="001B5526"/>
    <w:rsid w:val="001B73AF"/>
    <w:rsid w:val="001C009C"/>
    <w:rsid w:val="001C0F0B"/>
    <w:rsid w:val="001C0FEC"/>
    <w:rsid w:val="001C15EB"/>
    <w:rsid w:val="001C2AF3"/>
    <w:rsid w:val="001C2B76"/>
    <w:rsid w:val="001C2C29"/>
    <w:rsid w:val="001C510B"/>
    <w:rsid w:val="001C5A87"/>
    <w:rsid w:val="001C62B3"/>
    <w:rsid w:val="001D0BC9"/>
    <w:rsid w:val="001D1134"/>
    <w:rsid w:val="001D2801"/>
    <w:rsid w:val="001D3504"/>
    <w:rsid w:val="001D35B1"/>
    <w:rsid w:val="001D41A5"/>
    <w:rsid w:val="001D5849"/>
    <w:rsid w:val="001D5F3D"/>
    <w:rsid w:val="001D5FE9"/>
    <w:rsid w:val="001D6AF1"/>
    <w:rsid w:val="001E0AA0"/>
    <w:rsid w:val="001E0C4D"/>
    <w:rsid w:val="001E2FF8"/>
    <w:rsid w:val="001E3497"/>
    <w:rsid w:val="001E40AE"/>
    <w:rsid w:val="001E5FCB"/>
    <w:rsid w:val="001E62E1"/>
    <w:rsid w:val="001E656C"/>
    <w:rsid w:val="001E65F0"/>
    <w:rsid w:val="001F0297"/>
    <w:rsid w:val="001F0C1E"/>
    <w:rsid w:val="001F0FA5"/>
    <w:rsid w:val="001F100A"/>
    <w:rsid w:val="001F145A"/>
    <w:rsid w:val="001F2789"/>
    <w:rsid w:val="001F416E"/>
    <w:rsid w:val="001F6F88"/>
    <w:rsid w:val="00201403"/>
    <w:rsid w:val="00201C84"/>
    <w:rsid w:val="00202EB8"/>
    <w:rsid w:val="0020309F"/>
    <w:rsid w:val="0020381F"/>
    <w:rsid w:val="00205492"/>
    <w:rsid w:val="0020579A"/>
    <w:rsid w:val="0020617A"/>
    <w:rsid w:val="00206E75"/>
    <w:rsid w:val="00207961"/>
    <w:rsid w:val="00210990"/>
    <w:rsid w:val="00210A3D"/>
    <w:rsid w:val="00213F7F"/>
    <w:rsid w:val="0021447C"/>
    <w:rsid w:val="002158BC"/>
    <w:rsid w:val="00215E0C"/>
    <w:rsid w:val="00216ECA"/>
    <w:rsid w:val="00221EF9"/>
    <w:rsid w:val="002244FB"/>
    <w:rsid w:val="00225052"/>
    <w:rsid w:val="00225298"/>
    <w:rsid w:val="00225DAB"/>
    <w:rsid w:val="0022679A"/>
    <w:rsid w:val="00226F60"/>
    <w:rsid w:val="00230DB4"/>
    <w:rsid w:val="002318C3"/>
    <w:rsid w:val="002324FF"/>
    <w:rsid w:val="002326EC"/>
    <w:rsid w:val="00232F14"/>
    <w:rsid w:val="002331D4"/>
    <w:rsid w:val="002333FF"/>
    <w:rsid w:val="00233C0B"/>
    <w:rsid w:val="00234215"/>
    <w:rsid w:val="00235CCF"/>
    <w:rsid w:val="00236EF7"/>
    <w:rsid w:val="00240938"/>
    <w:rsid w:val="0024094D"/>
    <w:rsid w:val="00241260"/>
    <w:rsid w:val="002416E0"/>
    <w:rsid w:val="00241E38"/>
    <w:rsid w:val="002439A6"/>
    <w:rsid w:val="00246C76"/>
    <w:rsid w:val="0024735F"/>
    <w:rsid w:val="00251171"/>
    <w:rsid w:val="00253AEC"/>
    <w:rsid w:val="002548D1"/>
    <w:rsid w:val="00254E7A"/>
    <w:rsid w:val="00256DE7"/>
    <w:rsid w:val="00257795"/>
    <w:rsid w:val="00260A4E"/>
    <w:rsid w:val="00260A90"/>
    <w:rsid w:val="002629C5"/>
    <w:rsid w:val="00262E22"/>
    <w:rsid w:val="00263EC4"/>
    <w:rsid w:val="00264218"/>
    <w:rsid w:val="002651A6"/>
    <w:rsid w:val="00265F79"/>
    <w:rsid w:val="00267157"/>
    <w:rsid w:val="00267439"/>
    <w:rsid w:val="00267DD0"/>
    <w:rsid w:val="00270231"/>
    <w:rsid w:val="00270979"/>
    <w:rsid w:val="00272039"/>
    <w:rsid w:val="00272271"/>
    <w:rsid w:val="002731C8"/>
    <w:rsid w:val="0027331D"/>
    <w:rsid w:val="00273C22"/>
    <w:rsid w:val="00273F5E"/>
    <w:rsid w:val="0027459E"/>
    <w:rsid w:val="00274E4C"/>
    <w:rsid w:val="002761C9"/>
    <w:rsid w:val="002777EB"/>
    <w:rsid w:val="0027797A"/>
    <w:rsid w:val="002806E3"/>
    <w:rsid w:val="00281689"/>
    <w:rsid w:val="00281B7D"/>
    <w:rsid w:val="00282C41"/>
    <w:rsid w:val="002833AF"/>
    <w:rsid w:val="00284DCC"/>
    <w:rsid w:val="002865D7"/>
    <w:rsid w:val="00286642"/>
    <w:rsid w:val="002867E9"/>
    <w:rsid w:val="00287F09"/>
    <w:rsid w:val="00291D03"/>
    <w:rsid w:val="002950B0"/>
    <w:rsid w:val="002954F4"/>
    <w:rsid w:val="00295D40"/>
    <w:rsid w:val="002A007A"/>
    <w:rsid w:val="002A01BC"/>
    <w:rsid w:val="002A031F"/>
    <w:rsid w:val="002A2F57"/>
    <w:rsid w:val="002A3A70"/>
    <w:rsid w:val="002A40AD"/>
    <w:rsid w:val="002A477E"/>
    <w:rsid w:val="002A4F18"/>
    <w:rsid w:val="002A5359"/>
    <w:rsid w:val="002A56AF"/>
    <w:rsid w:val="002A58E9"/>
    <w:rsid w:val="002A5AF8"/>
    <w:rsid w:val="002A6348"/>
    <w:rsid w:val="002A6ACB"/>
    <w:rsid w:val="002A6B84"/>
    <w:rsid w:val="002B0493"/>
    <w:rsid w:val="002B16BA"/>
    <w:rsid w:val="002B191D"/>
    <w:rsid w:val="002B2ACF"/>
    <w:rsid w:val="002B353C"/>
    <w:rsid w:val="002B3939"/>
    <w:rsid w:val="002B3BF4"/>
    <w:rsid w:val="002B5EBD"/>
    <w:rsid w:val="002C01EF"/>
    <w:rsid w:val="002C17B5"/>
    <w:rsid w:val="002C1E28"/>
    <w:rsid w:val="002C32B3"/>
    <w:rsid w:val="002C4310"/>
    <w:rsid w:val="002C4638"/>
    <w:rsid w:val="002C492E"/>
    <w:rsid w:val="002C5069"/>
    <w:rsid w:val="002C5B12"/>
    <w:rsid w:val="002C6A51"/>
    <w:rsid w:val="002D195C"/>
    <w:rsid w:val="002D4452"/>
    <w:rsid w:val="002D4460"/>
    <w:rsid w:val="002D473A"/>
    <w:rsid w:val="002D5539"/>
    <w:rsid w:val="002D6193"/>
    <w:rsid w:val="002D6AB3"/>
    <w:rsid w:val="002D7418"/>
    <w:rsid w:val="002E02BF"/>
    <w:rsid w:val="002E0688"/>
    <w:rsid w:val="002E0FDF"/>
    <w:rsid w:val="002E126A"/>
    <w:rsid w:val="002E1A63"/>
    <w:rsid w:val="002E25D5"/>
    <w:rsid w:val="002E3EB4"/>
    <w:rsid w:val="002E63B5"/>
    <w:rsid w:val="002E6509"/>
    <w:rsid w:val="002E6C2A"/>
    <w:rsid w:val="002F0F09"/>
    <w:rsid w:val="002F1867"/>
    <w:rsid w:val="002F3901"/>
    <w:rsid w:val="002F3F67"/>
    <w:rsid w:val="002F4B8C"/>
    <w:rsid w:val="002F544D"/>
    <w:rsid w:val="002F57FE"/>
    <w:rsid w:val="002F79E9"/>
    <w:rsid w:val="003011F0"/>
    <w:rsid w:val="00301D8C"/>
    <w:rsid w:val="0030207C"/>
    <w:rsid w:val="00302910"/>
    <w:rsid w:val="00302A22"/>
    <w:rsid w:val="00305595"/>
    <w:rsid w:val="00305ADD"/>
    <w:rsid w:val="00305CDC"/>
    <w:rsid w:val="003067B1"/>
    <w:rsid w:val="003069C7"/>
    <w:rsid w:val="00306BAC"/>
    <w:rsid w:val="003070AB"/>
    <w:rsid w:val="003100A4"/>
    <w:rsid w:val="00310FD1"/>
    <w:rsid w:val="003126EE"/>
    <w:rsid w:val="00314504"/>
    <w:rsid w:val="00314D4D"/>
    <w:rsid w:val="00315637"/>
    <w:rsid w:val="00316805"/>
    <w:rsid w:val="00316EC2"/>
    <w:rsid w:val="00317572"/>
    <w:rsid w:val="00317AED"/>
    <w:rsid w:val="00320410"/>
    <w:rsid w:val="00322CCE"/>
    <w:rsid w:val="003245B0"/>
    <w:rsid w:val="00324672"/>
    <w:rsid w:val="003251BA"/>
    <w:rsid w:val="00327430"/>
    <w:rsid w:val="003277F0"/>
    <w:rsid w:val="00331B0F"/>
    <w:rsid w:val="00331F92"/>
    <w:rsid w:val="003331FE"/>
    <w:rsid w:val="00333DF0"/>
    <w:rsid w:val="0033400F"/>
    <w:rsid w:val="003345E9"/>
    <w:rsid w:val="0033505E"/>
    <w:rsid w:val="00335ED4"/>
    <w:rsid w:val="00337941"/>
    <w:rsid w:val="003416FF"/>
    <w:rsid w:val="0034218B"/>
    <w:rsid w:val="00343475"/>
    <w:rsid w:val="003445C8"/>
    <w:rsid w:val="00346B97"/>
    <w:rsid w:val="00352F2B"/>
    <w:rsid w:val="0035368B"/>
    <w:rsid w:val="00353B55"/>
    <w:rsid w:val="00353C32"/>
    <w:rsid w:val="00353D78"/>
    <w:rsid w:val="00354DCF"/>
    <w:rsid w:val="003558BB"/>
    <w:rsid w:val="003568DC"/>
    <w:rsid w:val="00356AD3"/>
    <w:rsid w:val="00361664"/>
    <w:rsid w:val="003628D1"/>
    <w:rsid w:val="0036370E"/>
    <w:rsid w:val="003637AE"/>
    <w:rsid w:val="003643C4"/>
    <w:rsid w:val="00364736"/>
    <w:rsid w:val="00364CA0"/>
    <w:rsid w:val="0036547A"/>
    <w:rsid w:val="00365F5B"/>
    <w:rsid w:val="00366332"/>
    <w:rsid w:val="0036659C"/>
    <w:rsid w:val="003669C4"/>
    <w:rsid w:val="00367638"/>
    <w:rsid w:val="00370529"/>
    <w:rsid w:val="0037073B"/>
    <w:rsid w:val="00370761"/>
    <w:rsid w:val="00371490"/>
    <w:rsid w:val="003730B8"/>
    <w:rsid w:val="00373390"/>
    <w:rsid w:val="00374FD4"/>
    <w:rsid w:val="0037511D"/>
    <w:rsid w:val="003766ED"/>
    <w:rsid w:val="00377871"/>
    <w:rsid w:val="00380435"/>
    <w:rsid w:val="00381006"/>
    <w:rsid w:val="003813AB"/>
    <w:rsid w:val="00384F5D"/>
    <w:rsid w:val="00386CBD"/>
    <w:rsid w:val="003872F8"/>
    <w:rsid w:val="0039179B"/>
    <w:rsid w:val="0039223F"/>
    <w:rsid w:val="00395DCC"/>
    <w:rsid w:val="003A0B73"/>
    <w:rsid w:val="003A0FA3"/>
    <w:rsid w:val="003A21B5"/>
    <w:rsid w:val="003A24EC"/>
    <w:rsid w:val="003A3E7D"/>
    <w:rsid w:val="003A4741"/>
    <w:rsid w:val="003A4971"/>
    <w:rsid w:val="003A4BAB"/>
    <w:rsid w:val="003A6E45"/>
    <w:rsid w:val="003A71E5"/>
    <w:rsid w:val="003A76F0"/>
    <w:rsid w:val="003B154E"/>
    <w:rsid w:val="003B1A49"/>
    <w:rsid w:val="003B38E0"/>
    <w:rsid w:val="003B3BA0"/>
    <w:rsid w:val="003B3CF9"/>
    <w:rsid w:val="003B66A5"/>
    <w:rsid w:val="003B77F7"/>
    <w:rsid w:val="003C092A"/>
    <w:rsid w:val="003C11A3"/>
    <w:rsid w:val="003C14A4"/>
    <w:rsid w:val="003C2779"/>
    <w:rsid w:val="003C2DB0"/>
    <w:rsid w:val="003C2FE9"/>
    <w:rsid w:val="003C4128"/>
    <w:rsid w:val="003C4182"/>
    <w:rsid w:val="003C50B0"/>
    <w:rsid w:val="003C5774"/>
    <w:rsid w:val="003C5B49"/>
    <w:rsid w:val="003C734D"/>
    <w:rsid w:val="003D033C"/>
    <w:rsid w:val="003D0713"/>
    <w:rsid w:val="003D13EA"/>
    <w:rsid w:val="003D1BF9"/>
    <w:rsid w:val="003D256A"/>
    <w:rsid w:val="003D25BE"/>
    <w:rsid w:val="003D3982"/>
    <w:rsid w:val="003D759B"/>
    <w:rsid w:val="003E0B48"/>
    <w:rsid w:val="003E3904"/>
    <w:rsid w:val="003E5449"/>
    <w:rsid w:val="003E56C6"/>
    <w:rsid w:val="003E6AEB"/>
    <w:rsid w:val="003E6EAA"/>
    <w:rsid w:val="003E7E96"/>
    <w:rsid w:val="003F02EB"/>
    <w:rsid w:val="003F1890"/>
    <w:rsid w:val="003F258F"/>
    <w:rsid w:val="003F38F5"/>
    <w:rsid w:val="003F3DCE"/>
    <w:rsid w:val="003F4488"/>
    <w:rsid w:val="003F461E"/>
    <w:rsid w:val="003F5CF2"/>
    <w:rsid w:val="003F5E8E"/>
    <w:rsid w:val="003F6A1E"/>
    <w:rsid w:val="003F72B5"/>
    <w:rsid w:val="003F7577"/>
    <w:rsid w:val="003F7868"/>
    <w:rsid w:val="003F7F3F"/>
    <w:rsid w:val="00400680"/>
    <w:rsid w:val="004013FF"/>
    <w:rsid w:val="00402394"/>
    <w:rsid w:val="00402871"/>
    <w:rsid w:val="00404C85"/>
    <w:rsid w:val="0041012B"/>
    <w:rsid w:val="00412D71"/>
    <w:rsid w:val="004136DE"/>
    <w:rsid w:val="00415243"/>
    <w:rsid w:val="0041549C"/>
    <w:rsid w:val="00415ABB"/>
    <w:rsid w:val="00416E13"/>
    <w:rsid w:val="00417B15"/>
    <w:rsid w:val="004200E8"/>
    <w:rsid w:val="00420AEF"/>
    <w:rsid w:val="00421D19"/>
    <w:rsid w:val="004222EB"/>
    <w:rsid w:val="0042441C"/>
    <w:rsid w:val="004251DD"/>
    <w:rsid w:val="0042688B"/>
    <w:rsid w:val="00426D5A"/>
    <w:rsid w:val="00427912"/>
    <w:rsid w:val="00427BF3"/>
    <w:rsid w:val="0043048B"/>
    <w:rsid w:val="004305CB"/>
    <w:rsid w:val="00430DC6"/>
    <w:rsid w:val="00432505"/>
    <w:rsid w:val="0043294E"/>
    <w:rsid w:val="00433780"/>
    <w:rsid w:val="004353A8"/>
    <w:rsid w:val="00435A7D"/>
    <w:rsid w:val="00435F43"/>
    <w:rsid w:val="00435FDD"/>
    <w:rsid w:val="00436808"/>
    <w:rsid w:val="004376C9"/>
    <w:rsid w:val="004401AF"/>
    <w:rsid w:val="00440771"/>
    <w:rsid w:val="00440890"/>
    <w:rsid w:val="004408A3"/>
    <w:rsid w:val="00440FEE"/>
    <w:rsid w:val="00442368"/>
    <w:rsid w:val="00443103"/>
    <w:rsid w:val="0044436B"/>
    <w:rsid w:val="004444F2"/>
    <w:rsid w:val="004447DE"/>
    <w:rsid w:val="00444C50"/>
    <w:rsid w:val="00447579"/>
    <w:rsid w:val="0045304B"/>
    <w:rsid w:val="004532A2"/>
    <w:rsid w:val="0045631F"/>
    <w:rsid w:val="00457A3B"/>
    <w:rsid w:val="00460164"/>
    <w:rsid w:val="00460DA2"/>
    <w:rsid w:val="00461508"/>
    <w:rsid w:val="0046257A"/>
    <w:rsid w:val="00462F7A"/>
    <w:rsid w:val="00465541"/>
    <w:rsid w:val="00466092"/>
    <w:rsid w:val="004674F0"/>
    <w:rsid w:val="00470529"/>
    <w:rsid w:val="00471C89"/>
    <w:rsid w:val="0047265E"/>
    <w:rsid w:val="00472C85"/>
    <w:rsid w:val="00472CAD"/>
    <w:rsid w:val="00475E6E"/>
    <w:rsid w:val="00477650"/>
    <w:rsid w:val="004805B4"/>
    <w:rsid w:val="004829BA"/>
    <w:rsid w:val="0048317C"/>
    <w:rsid w:val="004853F2"/>
    <w:rsid w:val="00485600"/>
    <w:rsid w:val="0048699E"/>
    <w:rsid w:val="00486E88"/>
    <w:rsid w:val="00487D2A"/>
    <w:rsid w:val="00491936"/>
    <w:rsid w:val="00492288"/>
    <w:rsid w:val="00492E74"/>
    <w:rsid w:val="00493275"/>
    <w:rsid w:val="00494545"/>
    <w:rsid w:val="00495506"/>
    <w:rsid w:val="00495A71"/>
    <w:rsid w:val="00496CC2"/>
    <w:rsid w:val="00497DA3"/>
    <w:rsid w:val="004A0C3B"/>
    <w:rsid w:val="004A1412"/>
    <w:rsid w:val="004A209A"/>
    <w:rsid w:val="004A3A6E"/>
    <w:rsid w:val="004A4913"/>
    <w:rsid w:val="004A4BE5"/>
    <w:rsid w:val="004A50DE"/>
    <w:rsid w:val="004A5CAD"/>
    <w:rsid w:val="004A6579"/>
    <w:rsid w:val="004A68C5"/>
    <w:rsid w:val="004A6D24"/>
    <w:rsid w:val="004B0A5B"/>
    <w:rsid w:val="004B1A9A"/>
    <w:rsid w:val="004B2A85"/>
    <w:rsid w:val="004B5A66"/>
    <w:rsid w:val="004B792C"/>
    <w:rsid w:val="004C01FB"/>
    <w:rsid w:val="004C047F"/>
    <w:rsid w:val="004C07EF"/>
    <w:rsid w:val="004C0DCB"/>
    <w:rsid w:val="004C19E8"/>
    <w:rsid w:val="004C216C"/>
    <w:rsid w:val="004C2B0D"/>
    <w:rsid w:val="004C3E8B"/>
    <w:rsid w:val="004C448D"/>
    <w:rsid w:val="004C7AA4"/>
    <w:rsid w:val="004C7FBC"/>
    <w:rsid w:val="004D0284"/>
    <w:rsid w:val="004D14E9"/>
    <w:rsid w:val="004D3658"/>
    <w:rsid w:val="004D367E"/>
    <w:rsid w:val="004D36C8"/>
    <w:rsid w:val="004D3E7C"/>
    <w:rsid w:val="004D4144"/>
    <w:rsid w:val="004D43C1"/>
    <w:rsid w:val="004D51A1"/>
    <w:rsid w:val="004D6CC0"/>
    <w:rsid w:val="004E5238"/>
    <w:rsid w:val="004E5531"/>
    <w:rsid w:val="004E62CB"/>
    <w:rsid w:val="004E6604"/>
    <w:rsid w:val="004E6DA2"/>
    <w:rsid w:val="004E7F03"/>
    <w:rsid w:val="004F10A8"/>
    <w:rsid w:val="004F1434"/>
    <w:rsid w:val="004F1AA9"/>
    <w:rsid w:val="004F1FB0"/>
    <w:rsid w:val="004F21ED"/>
    <w:rsid w:val="004F4D86"/>
    <w:rsid w:val="004F4E8A"/>
    <w:rsid w:val="004F55F1"/>
    <w:rsid w:val="004F5D2D"/>
    <w:rsid w:val="004F64CC"/>
    <w:rsid w:val="00500BD1"/>
    <w:rsid w:val="00501536"/>
    <w:rsid w:val="00503D0C"/>
    <w:rsid w:val="00503F87"/>
    <w:rsid w:val="00504A30"/>
    <w:rsid w:val="00505F6C"/>
    <w:rsid w:val="005116B9"/>
    <w:rsid w:val="00511FA4"/>
    <w:rsid w:val="00512BB3"/>
    <w:rsid w:val="005132A6"/>
    <w:rsid w:val="0051397C"/>
    <w:rsid w:val="00516868"/>
    <w:rsid w:val="00516D58"/>
    <w:rsid w:val="005174D2"/>
    <w:rsid w:val="00517711"/>
    <w:rsid w:val="00523995"/>
    <w:rsid w:val="005264FA"/>
    <w:rsid w:val="005270EF"/>
    <w:rsid w:val="00527E80"/>
    <w:rsid w:val="005309B9"/>
    <w:rsid w:val="00532C2C"/>
    <w:rsid w:val="005331BA"/>
    <w:rsid w:val="00533801"/>
    <w:rsid w:val="005343DF"/>
    <w:rsid w:val="00534A1E"/>
    <w:rsid w:val="00535818"/>
    <w:rsid w:val="005362C5"/>
    <w:rsid w:val="00537280"/>
    <w:rsid w:val="00540354"/>
    <w:rsid w:val="005414D2"/>
    <w:rsid w:val="00541577"/>
    <w:rsid w:val="005422A3"/>
    <w:rsid w:val="00544579"/>
    <w:rsid w:val="0054466D"/>
    <w:rsid w:val="00544F23"/>
    <w:rsid w:val="00546B81"/>
    <w:rsid w:val="00550C14"/>
    <w:rsid w:val="00552947"/>
    <w:rsid w:val="00552AA1"/>
    <w:rsid w:val="005538A0"/>
    <w:rsid w:val="005540B4"/>
    <w:rsid w:val="00555516"/>
    <w:rsid w:val="0055581C"/>
    <w:rsid w:val="00556056"/>
    <w:rsid w:val="00556E42"/>
    <w:rsid w:val="00560303"/>
    <w:rsid w:val="00560562"/>
    <w:rsid w:val="00562094"/>
    <w:rsid w:val="005657EE"/>
    <w:rsid w:val="00565B15"/>
    <w:rsid w:val="00565C1B"/>
    <w:rsid w:val="00571C3B"/>
    <w:rsid w:val="005734F4"/>
    <w:rsid w:val="005751AD"/>
    <w:rsid w:val="00576315"/>
    <w:rsid w:val="0057756C"/>
    <w:rsid w:val="0057799D"/>
    <w:rsid w:val="0058142C"/>
    <w:rsid w:val="0058276C"/>
    <w:rsid w:val="0058525E"/>
    <w:rsid w:val="005854A6"/>
    <w:rsid w:val="005862C7"/>
    <w:rsid w:val="00586B8F"/>
    <w:rsid w:val="005903A6"/>
    <w:rsid w:val="0059060F"/>
    <w:rsid w:val="00593C07"/>
    <w:rsid w:val="00593CCA"/>
    <w:rsid w:val="00594FCC"/>
    <w:rsid w:val="005957BE"/>
    <w:rsid w:val="005960CC"/>
    <w:rsid w:val="00596178"/>
    <w:rsid w:val="00596682"/>
    <w:rsid w:val="00596784"/>
    <w:rsid w:val="005A075D"/>
    <w:rsid w:val="005A17D2"/>
    <w:rsid w:val="005A1B85"/>
    <w:rsid w:val="005A2DF5"/>
    <w:rsid w:val="005A3182"/>
    <w:rsid w:val="005A517F"/>
    <w:rsid w:val="005A51D1"/>
    <w:rsid w:val="005A6C98"/>
    <w:rsid w:val="005A7B60"/>
    <w:rsid w:val="005B1300"/>
    <w:rsid w:val="005B16D9"/>
    <w:rsid w:val="005B18C7"/>
    <w:rsid w:val="005B2DEF"/>
    <w:rsid w:val="005B2F12"/>
    <w:rsid w:val="005B5358"/>
    <w:rsid w:val="005B5D11"/>
    <w:rsid w:val="005B5F26"/>
    <w:rsid w:val="005C0476"/>
    <w:rsid w:val="005C0D44"/>
    <w:rsid w:val="005C0EF8"/>
    <w:rsid w:val="005C1489"/>
    <w:rsid w:val="005C1591"/>
    <w:rsid w:val="005C2812"/>
    <w:rsid w:val="005C2BFB"/>
    <w:rsid w:val="005C408B"/>
    <w:rsid w:val="005C468A"/>
    <w:rsid w:val="005C4D78"/>
    <w:rsid w:val="005C590C"/>
    <w:rsid w:val="005C5B32"/>
    <w:rsid w:val="005C610F"/>
    <w:rsid w:val="005C7F6B"/>
    <w:rsid w:val="005D07D2"/>
    <w:rsid w:val="005D249A"/>
    <w:rsid w:val="005D25E7"/>
    <w:rsid w:val="005D2747"/>
    <w:rsid w:val="005D3631"/>
    <w:rsid w:val="005D3743"/>
    <w:rsid w:val="005D3F17"/>
    <w:rsid w:val="005D5FA4"/>
    <w:rsid w:val="005D6948"/>
    <w:rsid w:val="005D7C92"/>
    <w:rsid w:val="005D7E3D"/>
    <w:rsid w:val="005D7F5F"/>
    <w:rsid w:val="005E04C6"/>
    <w:rsid w:val="005E1152"/>
    <w:rsid w:val="005E230A"/>
    <w:rsid w:val="005E3339"/>
    <w:rsid w:val="005E40B5"/>
    <w:rsid w:val="005E4B31"/>
    <w:rsid w:val="005E589C"/>
    <w:rsid w:val="005E66C6"/>
    <w:rsid w:val="005E7A0B"/>
    <w:rsid w:val="005F6B46"/>
    <w:rsid w:val="005F6CC6"/>
    <w:rsid w:val="005F7B33"/>
    <w:rsid w:val="0060065E"/>
    <w:rsid w:val="00604FDF"/>
    <w:rsid w:val="00605405"/>
    <w:rsid w:val="006059DF"/>
    <w:rsid w:val="00607C81"/>
    <w:rsid w:val="00607C9F"/>
    <w:rsid w:val="006106EC"/>
    <w:rsid w:val="00610721"/>
    <w:rsid w:val="0061097C"/>
    <w:rsid w:val="006121C1"/>
    <w:rsid w:val="0061356E"/>
    <w:rsid w:val="00614DC8"/>
    <w:rsid w:val="00615139"/>
    <w:rsid w:val="00615BA1"/>
    <w:rsid w:val="0061619D"/>
    <w:rsid w:val="00616618"/>
    <w:rsid w:val="0061666F"/>
    <w:rsid w:val="00620023"/>
    <w:rsid w:val="006219A9"/>
    <w:rsid w:val="00621BA6"/>
    <w:rsid w:val="00621DEB"/>
    <w:rsid w:val="006220D8"/>
    <w:rsid w:val="0062256A"/>
    <w:rsid w:val="006243FE"/>
    <w:rsid w:val="00624848"/>
    <w:rsid w:val="0062489D"/>
    <w:rsid w:val="00626B07"/>
    <w:rsid w:val="006278A4"/>
    <w:rsid w:val="00627DE0"/>
    <w:rsid w:val="006302C6"/>
    <w:rsid w:val="00631460"/>
    <w:rsid w:val="006326EC"/>
    <w:rsid w:val="00633FA3"/>
    <w:rsid w:val="006348D3"/>
    <w:rsid w:val="00634AC7"/>
    <w:rsid w:val="00634F3D"/>
    <w:rsid w:val="0063779E"/>
    <w:rsid w:val="00640E93"/>
    <w:rsid w:val="006427E0"/>
    <w:rsid w:val="00642C82"/>
    <w:rsid w:val="00643B3B"/>
    <w:rsid w:val="00644268"/>
    <w:rsid w:val="006456AC"/>
    <w:rsid w:val="0064708B"/>
    <w:rsid w:val="00647590"/>
    <w:rsid w:val="00650254"/>
    <w:rsid w:val="00651B86"/>
    <w:rsid w:val="006526D9"/>
    <w:rsid w:val="006537D6"/>
    <w:rsid w:val="00654636"/>
    <w:rsid w:val="00654BE9"/>
    <w:rsid w:val="00655D72"/>
    <w:rsid w:val="00656F0C"/>
    <w:rsid w:val="0065715C"/>
    <w:rsid w:val="00657163"/>
    <w:rsid w:val="006603BC"/>
    <w:rsid w:val="00660457"/>
    <w:rsid w:val="006609C9"/>
    <w:rsid w:val="00662B43"/>
    <w:rsid w:val="0066597F"/>
    <w:rsid w:val="00666DC9"/>
    <w:rsid w:val="00667B82"/>
    <w:rsid w:val="00667E29"/>
    <w:rsid w:val="006712A7"/>
    <w:rsid w:val="006716B7"/>
    <w:rsid w:val="00671B2F"/>
    <w:rsid w:val="0067281C"/>
    <w:rsid w:val="00673412"/>
    <w:rsid w:val="0067395D"/>
    <w:rsid w:val="00673E76"/>
    <w:rsid w:val="00674E92"/>
    <w:rsid w:val="006760AA"/>
    <w:rsid w:val="006761E0"/>
    <w:rsid w:val="0067628C"/>
    <w:rsid w:val="00676FA4"/>
    <w:rsid w:val="00676FE4"/>
    <w:rsid w:val="0068296F"/>
    <w:rsid w:val="006833F1"/>
    <w:rsid w:val="00683902"/>
    <w:rsid w:val="00683F5D"/>
    <w:rsid w:val="00685196"/>
    <w:rsid w:val="0068614D"/>
    <w:rsid w:val="0068634F"/>
    <w:rsid w:val="006908B4"/>
    <w:rsid w:val="006909C8"/>
    <w:rsid w:val="00690A25"/>
    <w:rsid w:val="00691414"/>
    <w:rsid w:val="00692C02"/>
    <w:rsid w:val="00693CBD"/>
    <w:rsid w:val="00693D26"/>
    <w:rsid w:val="00694925"/>
    <w:rsid w:val="00695949"/>
    <w:rsid w:val="00696320"/>
    <w:rsid w:val="0069776A"/>
    <w:rsid w:val="006977E9"/>
    <w:rsid w:val="006A0386"/>
    <w:rsid w:val="006A2D7C"/>
    <w:rsid w:val="006A3353"/>
    <w:rsid w:val="006A33B1"/>
    <w:rsid w:val="006A33B3"/>
    <w:rsid w:val="006A39A0"/>
    <w:rsid w:val="006A44FA"/>
    <w:rsid w:val="006A5EAA"/>
    <w:rsid w:val="006A79ED"/>
    <w:rsid w:val="006B083F"/>
    <w:rsid w:val="006B14BC"/>
    <w:rsid w:val="006B1710"/>
    <w:rsid w:val="006B2DE8"/>
    <w:rsid w:val="006B3AE7"/>
    <w:rsid w:val="006B5D0A"/>
    <w:rsid w:val="006B6968"/>
    <w:rsid w:val="006B71A5"/>
    <w:rsid w:val="006B79B7"/>
    <w:rsid w:val="006B7C0E"/>
    <w:rsid w:val="006B7FBB"/>
    <w:rsid w:val="006C0337"/>
    <w:rsid w:val="006C0613"/>
    <w:rsid w:val="006C101D"/>
    <w:rsid w:val="006C15BA"/>
    <w:rsid w:val="006C1A85"/>
    <w:rsid w:val="006C2B14"/>
    <w:rsid w:val="006C3991"/>
    <w:rsid w:val="006C3EEE"/>
    <w:rsid w:val="006C43A4"/>
    <w:rsid w:val="006C5CD4"/>
    <w:rsid w:val="006C60EC"/>
    <w:rsid w:val="006C6265"/>
    <w:rsid w:val="006C6D76"/>
    <w:rsid w:val="006C6ED8"/>
    <w:rsid w:val="006C7079"/>
    <w:rsid w:val="006C7271"/>
    <w:rsid w:val="006C7328"/>
    <w:rsid w:val="006D3BEF"/>
    <w:rsid w:val="006D46DD"/>
    <w:rsid w:val="006D4FE4"/>
    <w:rsid w:val="006E0D13"/>
    <w:rsid w:val="006E1C56"/>
    <w:rsid w:val="006E2648"/>
    <w:rsid w:val="006E2B49"/>
    <w:rsid w:val="006E2BDF"/>
    <w:rsid w:val="006E309B"/>
    <w:rsid w:val="006E446A"/>
    <w:rsid w:val="006E4A3C"/>
    <w:rsid w:val="006E5DE0"/>
    <w:rsid w:val="006E5DED"/>
    <w:rsid w:val="006E7B4B"/>
    <w:rsid w:val="006F01C6"/>
    <w:rsid w:val="006F10C7"/>
    <w:rsid w:val="006F1831"/>
    <w:rsid w:val="006F368E"/>
    <w:rsid w:val="006F36CB"/>
    <w:rsid w:val="006F38E3"/>
    <w:rsid w:val="006F40BA"/>
    <w:rsid w:val="006F59F7"/>
    <w:rsid w:val="006F5D60"/>
    <w:rsid w:val="006F6625"/>
    <w:rsid w:val="006F7087"/>
    <w:rsid w:val="006F7275"/>
    <w:rsid w:val="00700841"/>
    <w:rsid w:val="00700D42"/>
    <w:rsid w:val="0070270F"/>
    <w:rsid w:val="00704134"/>
    <w:rsid w:val="007049BA"/>
    <w:rsid w:val="00704EC1"/>
    <w:rsid w:val="00710058"/>
    <w:rsid w:val="00711848"/>
    <w:rsid w:val="007121DF"/>
    <w:rsid w:val="00712B93"/>
    <w:rsid w:val="00713BB2"/>
    <w:rsid w:val="00713BCA"/>
    <w:rsid w:val="00714C92"/>
    <w:rsid w:val="00715850"/>
    <w:rsid w:val="007168E0"/>
    <w:rsid w:val="00717526"/>
    <w:rsid w:val="007177C6"/>
    <w:rsid w:val="00717EB3"/>
    <w:rsid w:val="00720C7C"/>
    <w:rsid w:val="0072222F"/>
    <w:rsid w:val="00722CE9"/>
    <w:rsid w:val="00723AA2"/>
    <w:rsid w:val="00724371"/>
    <w:rsid w:val="00724CA7"/>
    <w:rsid w:val="00726295"/>
    <w:rsid w:val="0072730C"/>
    <w:rsid w:val="00727BCC"/>
    <w:rsid w:val="00730ECA"/>
    <w:rsid w:val="00730F36"/>
    <w:rsid w:val="0073255A"/>
    <w:rsid w:val="007330C6"/>
    <w:rsid w:val="007333AD"/>
    <w:rsid w:val="007339DC"/>
    <w:rsid w:val="00733D66"/>
    <w:rsid w:val="00735150"/>
    <w:rsid w:val="00736203"/>
    <w:rsid w:val="0073741A"/>
    <w:rsid w:val="007374C9"/>
    <w:rsid w:val="00740C4A"/>
    <w:rsid w:val="007416BC"/>
    <w:rsid w:val="00742859"/>
    <w:rsid w:val="00742AFF"/>
    <w:rsid w:val="00744077"/>
    <w:rsid w:val="007445FC"/>
    <w:rsid w:val="00744DFE"/>
    <w:rsid w:val="00745146"/>
    <w:rsid w:val="00745613"/>
    <w:rsid w:val="007478D1"/>
    <w:rsid w:val="007511BA"/>
    <w:rsid w:val="00753328"/>
    <w:rsid w:val="00753C0F"/>
    <w:rsid w:val="00754EFD"/>
    <w:rsid w:val="00756EA2"/>
    <w:rsid w:val="00757157"/>
    <w:rsid w:val="0076058A"/>
    <w:rsid w:val="00761E94"/>
    <w:rsid w:val="007630A9"/>
    <w:rsid w:val="0076375D"/>
    <w:rsid w:val="00763B4A"/>
    <w:rsid w:val="007640EB"/>
    <w:rsid w:val="00764370"/>
    <w:rsid w:val="00770B46"/>
    <w:rsid w:val="00772013"/>
    <w:rsid w:val="00772147"/>
    <w:rsid w:val="0077252B"/>
    <w:rsid w:val="007748C0"/>
    <w:rsid w:val="007762DA"/>
    <w:rsid w:val="00776821"/>
    <w:rsid w:val="0078066C"/>
    <w:rsid w:val="00780A0E"/>
    <w:rsid w:val="00781193"/>
    <w:rsid w:val="007840C8"/>
    <w:rsid w:val="007851C0"/>
    <w:rsid w:val="00785DC6"/>
    <w:rsid w:val="00786069"/>
    <w:rsid w:val="00787587"/>
    <w:rsid w:val="00787699"/>
    <w:rsid w:val="00790E4E"/>
    <w:rsid w:val="00791923"/>
    <w:rsid w:val="007922E6"/>
    <w:rsid w:val="00796EAC"/>
    <w:rsid w:val="007A024A"/>
    <w:rsid w:val="007A1C81"/>
    <w:rsid w:val="007A2078"/>
    <w:rsid w:val="007A23B3"/>
    <w:rsid w:val="007A2DBB"/>
    <w:rsid w:val="007A6A66"/>
    <w:rsid w:val="007B0889"/>
    <w:rsid w:val="007B097D"/>
    <w:rsid w:val="007B173F"/>
    <w:rsid w:val="007B22B8"/>
    <w:rsid w:val="007B2467"/>
    <w:rsid w:val="007B2692"/>
    <w:rsid w:val="007B3816"/>
    <w:rsid w:val="007B44E8"/>
    <w:rsid w:val="007B5A43"/>
    <w:rsid w:val="007B7074"/>
    <w:rsid w:val="007B70D1"/>
    <w:rsid w:val="007B7B85"/>
    <w:rsid w:val="007C1544"/>
    <w:rsid w:val="007C1F8F"/>
    <w:rsid w:val="007C3A63"/>
    <w:rsid w:val="007C3A6A"/>
    <w:rsid w:val="007C44AA"/>
    <w:rsid w:val="007C5B0D"/>
    <w:rsid w:val="007C5D86"/>
    <w:rsid w:val="007C7E4A"/>
    <w:rsid w:val="007D13DF"/>
    <w:rsid w:val="007D1B1D"/>
    <w:rsid w:val="007D29E3"/>
    <w:rsid w:val="007D3DFC"/>
    <w:rsid w:val="007D50AA"/>
    <w:rsid w:val="007D54B7"/>
    <w:rsid w:val="007D572C"/>
    <w:rsid w:val="007D5A07"/>
    <w:rsid w:val="007D72E7"/>
    <w:rsid w:val="007E03E7"/>
    <w:rsid w:val="007E083F"/>
    <w:rsid w:val="007E20CE"/>
    <w:rsid w:val="007E32C0"/>
    <w:rsid w:val="007E386C"/>
    <w:rsid w:val="007E64FE"/>
    <w:rsid w:val="007E65D7"/>
    <w:rsid w:val="007E6FEF"/>
    <w:rsid w:val="007E7571"/>
    <w:rsid w:val="007F3D25"/>
    <w:rsid w:val="007F41E4"/>
    <w:rsid w:val="007F4DE7"/>
    <w:rsid w:val="007F54B3"/>
    <w:rsid w:val="007F5579"/>
    <w:rsid w:val="007F6BFD"/>
    <w:rsid w:val="007F7C96"/>
    <w:rsid w:val="008011CC"/>
    <w:rsid w:val="00801DBE"/>
    <w:rsid w:val="00801F98"/>
    <w:rsid w:val="00802105"/>
    <w:rsid w:val="0080287B"/>
    <w:rsid w:val="00802A69"/>
    <w:rsid w:val="00802B14"/>
    <w:rsid w:val="008034C1"/>
    <w:rsid w:val="00804424"/>
    <w:rsid w:val="0080652C"/>
    <w:rsid w:val="00807B9F"/>
    <w:rsid w:val="008118B2"/>
    <w:rsid w:val="00814061"/>
    <w:rsid w:val="00814E31"/>
    <w:rsid w:val="00815892"/>
    <w:rsid w:val="00815AF1"/>
    <w:rsid w:val="0081613F"/>
    <w:rsid w:val="00816831"/>
    <w:rsid w:val="00817F5B"/>
    <w:rsid w:val="008200A5"/>
    <w:rsid w:val="008205DA"/>
    <w:rsid w:val="00822263"/>
    <w:rsid w:val="00822537"/>
    <w:rsid w:val="00823D0F"/>
    <w:rsid w:val="00825353"/>
    <w:rsid w:val="00826683"/>
    <w:rsid w:val="00827F25"/>
    <w:rsid w:val="00830900"/>
    <w:rsid w:val="00830A97"/>
    <w:rsid w:val="00830B4B"/>
    <w:rsid w:val="00832F20"/>
    <w:rsid w:val="00835B55"/>
    <w:rsid w:val="00835E77"/>
    <w:rsid w:val="0083621A"/>
    <w:rsid w:val="00836F34"/>
    <w:rsid w:val="00837D07"/>
    <w:rsid w:val="00837D61"/>
    <w:rsid w:val="00842B7C"/>
    <w:rsid w:val="008447E3"/>
    <w:rsid w:val="00844821"/>
    <w:rsid w:val="008451DC"/>
    <w:rsid w:val="00845E13"/>
    <w:rsid w:val="00846CE1"/>
    <w:rsid w:val="008476B1"/>
    <w:rsid w:val="00847F97"/>
    <w:rsid w:val="00851C91"/>
    <w:rsid w:val="00855A81"/>
    <w:rsid w:val="008560CC"/>
    <w:rsid w:val="00857345"/>
    <w:rsid w:val="0086361B"/>
    <w:rsid w:val="00863B7D"/>
    <w:rsid w:val="00863CCD"/>
    <w:rsid w:val="00864476"/>
    <w:rsid w:val="00865EB3"/>
    <w:rsid w:val="0086662E"/>
    <w:rsid w:val="008672AC"/>
    <w:rsid w:val="00867ACF"/>
    <w:rsid w:val="008711D2"/>
    <w:rsid w:val="00871386"/>
    <w:rsid w:val="00872283"/>
    <w:rsid w:val="008735FA"/>
    <w:rsid w:val="0087457C"/>
    <w:rsid w:val="00877E73"/>
    <w:rsid w:val="008822E8"/>
    <w:rsid w:val="008845BA"/>
    <w:rsid w:val="00890677"/>
    <w:rsid w:val="00891920"/>
    <w:rsid w:val="00891A67"/>
    <w:rsid w:val="00892E42"/>
    <w:rsid w:val="00893FF4"/>
    <w:rsid w:val="008951C8"/>
    <w:rsid w:val="0089549E"/>
    <w:rsid w:val="00895BA5"/>
    <w:rsid w:val="00897072"/>
    <w:rsid w:val="008A0ACE"/>
    <w:rsid w:val="008A0B6B"/>
    <w:rsid w:val="008A2015"/>
    <w:rsid w:val="008A213D"/>
    <w:rsid w:val="008A24DB"/>
    <w:rsid w:val="008A2717"/>
    <w:rsid w:val="008A559D"/>
    <w:rsid w:val="008A63F1"/>
    <w:rsid w:val="008A6C9D"/>
    <w:rsid w:val="008A791E"/>
    <w:rsid w:val="008B02EF"/>
    <w:rsid w:val="008B2B1D"/>
    <w:rsid w:val="008B4133"/>
    <w:rsid w:val="008B7DDA"/>
    <w:rsid w:val="008C1A1D"/>
    <w:rsid w:val="008C2845"/>
    <w:rsid w:val="008C37A3"/>
    <w:rsid w:val="008C3C03"/>
    <w:rsid w:val="008C6A8D"/>
    <w:rsid w:val="008C6E34"/>
    <w:rsid w:val="008D1451"/>
    <w:rsid w:val="008D234E"/>
    <w:rsid w:val="008D29F2"/>
    <w:rsid w:val="008D4433"/>
    <w:rsid w:val="008D59A0"/>
    <w:rsid w:val="008D5D26"/>
    <w:rsid w:val="008D5E67"/>
    <w:rsid w:val="008D664C"/>
    <w:rsid w:val="008D71C4"/>
    <w:rsid w:val="008D71E8"/>
    <w:rsid w:val="008E0EBA"/>
    <w:rsid w:val="008E1541"/>
    <w:rsid w:val="008E1A42"/>
    <w:rsid w:val="008E1FF2"/>
    <w:rsid w:val="008E41D5"/>
    <w:rsid w:val="008E516C"/>
    <w:rsid w:val="008E6341"/>
    <w:rsid w:val="008E63E5"/>
    <w:rsid w:val="008E79B1"/>
    <w:rsid w:val="008F03FC"/>
    <w:rsid w:val="008F29EE"/>
    <w:rsid w:val="008F4346"/>
    <w:rsid w:val="008F4439"/>
    <w:rsid w:val="008F5283"/>
    <w:rsid w:val="008F5BAB"/>
    <w:rsid w:val="008F67E5"/>
    <w:rsid w:val="008F73A0"/>
    <w:rsid w:val="008F779F"/>
    <w:rsid w:val="008F7BF4"/>
    <w:rsid w:val="009004AD"/>
    <w:rsid w:val="00902086"/>
    <w:rsid w:val="00903BD1"/>
    <w:rsid w:val="00903EEB"/>
    <w:rsid w:val="0090403B"/>
    <w:rsid w:val="0090743F"/>
    <w:rsid w:val="0090751F"/>
    <w:rsid w:val="00907685"/>
    <w:rsid w:val="00910004"/>
    <w:rsid w:val="00910F67"/>
    <w:rsid w:val="00911FF7"/>
    <w:rsid w:val="00912E9E"/>
    <w:rsid w:val="00912F5B"/>
    <w:rsid w:val="0091342B"/>
    <w:rsid w:val="00915331"/>
    <w:rsid w:val="009155D0"/>
    <w:rsid w:val="009156DF"/>
    <w:rsid w:val="00917F78"/>
    <w:rsid w:val="009225A2"/>
    <w:rsid w:val="009228C9"/>
    <w:rsid w:val="009244A8"/>
    <w:rsid w:val="00925B57"/>
    <w:rsid w:val="0092792C"/>
    <w:rsid w:val="00931456"/>
    <w:rsid w:val="009319D2"/>
    <w:rsid w:val="00932B22"/>
    <w:rsid w:val="00932E13"/>
    <w:rsid w:val="009349DC"/>
    <w:rsid w:val="00935D78"/>
    <w:rsid w:val="00943578"/>
    <w:rsid w:val="00943B52"/>
    <w:rsid w:val="00943B6F"/>
    <w:rsid w:val="00943B9B"/>
    <w:rsid w:val="00943F4F"/>
    <w:rsid w:val="00944702"/>
    <w:rsid w:val="009462E2"/>
    <w:rsid w:val="00946876"/>
    <w:rsid w:val="00946F63"/>
    <w:rsid w:val="009472A7"/>
    <w:rsid w:val="00953C4C"/>
    <w:rsid w:val="009548FF"/>
    <w:rsid w:val="00955271"/>
    <w:rsid w:val="00957E51"/>
    <w:rsid w:val="009600D9"/>
    <w:rsid w:val="00961C6B"/>
    <w:rsid w:val="009626C0"/>
    <w:rsid w:val="00962B2A"/>
    <w:rsid w:val="00962D9D"/>
    <w:rsid w:val="0096422E"/>
    <w:rsid w:val="0096458F"/>
    <w:rsid w:val="00964EBA"/>
    <w:rsid w:val="00965BAC"/>
    <w:rsid w:val="0096608A"/>
    <w:rsid w:val="009677C8"/>
    <w:rsid w:val="00972042"/>
    <w:rsid w:val="00973E46"/>
    <w:rsid w:val="00975C49"/>
    <w:rsid w:val="00976F34"/>
    <w:rsid w:val="009773C2"/>
    <w:rsid w:val="009803B9"/>
    <w:rsid w:val="00980AEF"/>
    <w:rsid w:val="00980B47"/>
    <w:rsid w:val="00982972"/>
    <w:rsid w:val="009829A3"/>
    <w:rsid w:val="0098346F"/>
    <w:rsid w:val="00984527"/>
    <w:rsid w:val="00985656"/>
    <w:rsid w:val="00985B52"/>
    <w:rsid w:val="0098688C"/>
    <w:rsid w:val="00986CAB"/>
    <w:rsid w:val="0099015C"/>
    <w:rsid w:val="00990735"/>
    <w:rsid w:val="00991FE0"/>
    <w:rsid w:val="009922CC"/>
    <w:rsid w:val="00992FBB"/>
    <w:rsid w:val="009933BA"/>
    <w:rsid w:val="00993FB8"/>
    <w:rsid w:val="0099564F"/>
    <w:rsid w:val="00996530"/>
    <w:rsid w:val="00996DB0"/>
    <w:rsid w:val="00996EB2"/>
    <w:rsid w:val="009A03E5"/>
    <w:rsid w:val="009A1036"/>
    <w:rsid w:val="009A22D7"/>
    <w:rsid w:val="009A26C8"/>
    <w:rsid w:val="009A2FE4"/>
    <w:rsid w:val="009A30D1"/>
    <w:rsid w:val="009A3253"/>
    <w:rsid w:val="009A34BD"/>
    <w:rsid w:val="009A3DA0"/>
    <w:rsid w:val="009A5A48"/>
    <w:rsid w:val="009A6CB6"/>
    <w:rsid w:val="009B1D2A"/>
    <w:rsid w:val="009B2572"/>
    <w:rsid w:val="009B2D5D"/>
    <w:rsid w:val="009B4E3F"/>
    <w:rsid w:val="009B6A14"/>
    <w:rsid w:val="009B7349"/>
    <w:rsid w:val="009B75B2"/>
    <w:rsid w:val="009C0032"/>
    <w:rsid w:val="009C2BA4"/>
    <w:rsid w:val="009C727B"/>
    <w:rsid w:val="009D07F6"/>
    <w:rsid w:val="009D23AA"/>
    <w:rsid w:val="009D5922"/>
    <w:rsid w:val="009D5E32"/>
    <w:rsid w:val="009D6E8B"/>
    <w:rsid w:val="009D7212"/>
    <w:rsid w:val="009D78B5"/>
    <w:rsid w:val="009E0E6F"/>
    <w:rsid w:val="009E1212"/>
    <w:rsid w:val="009E17E7"/>
    <w:rsid w:val="009E30FB"/>
    <w:rsid w:val="009E4212"/>
    <w:rsid w:val="009E45C7"/>
    <w:rsid w:val="009E5CAA"/>
    <w:rsid w:val="009E684C"/>
    <w:rsid w:val="009E76BC"/>
    <w:rsid w:val="009E7704"/>
    <w:rsid w:val="009F0464"/>
    <w:rsid w:val="009F1685"/>
    <w:rsid w:val="009F4790"/>
    <w:rsid w:val="009F5288"/>
    <w:rsid w:val="009F5401"/>
    <w:rsid w:val="009F604C"/>
    <w:rsid w:val="009F6FB9"/>
    <w:rsid w:val="00A0067A"/>
    <w:rsid w:val="00A00AF8"/>
    <w:rsid w:val="00A01BE2"/>
    <w:rsid w:val="00A04DF5"/>
    <w:rsid w:val="00A05069"/>
    <w:rsid w:val="00A064D1"/>
    <w:rsid w:val="00A06E5A"/>
    <w:rsid w:val="00A107E1"/>
    <w:rsid w:val="00A11757"/>
    <w:rsid w:val="00A12931"/>
    <w:rsid w:val="00A1536F"/>
    <w:rsid w:val="00A159B8"/>
    <w:rsid w:val="00A16361"/>
    <w:rsid w:val="00A1706B"/>
    <w:rsid w:val="00A17793"/>
    <w:rsid w:val="00A21C9C"/>
    <w:rsid w:val="00A22B93"/>
    <w:rsid w:val="00A231F4"/>
    <w:rsid w:val="00A24B9D"/>
    <w:rsid w:val="00A257F6"/>
    <w:rsid w:val="00A267B2"/>
    <w:rsid w:val="00A27A84"/>
    <w:rsid w:val="00A27C7F"/>
    <w:rsid w:val="00A3031B"/>
    <w:rsid w:val="00A30E03"/>
    <w:rsid w:val="00A31CBB"/>
    <w:rsid w:val="00A31ED7"/>
    <w:rsid w:val="00A323AD"/>
    <w:rsid w:val="00A32D4B"/>
    <w:rsid w:val="00A3349C"/>
    <w:rsid w:val="00A34B3E"/>
    <w:rsid w:val="00A34CC0"/>
    <w:rsid w:val="00A35335"/>
    <w:rsid w:val="00A36C77"/>
    <w:rsid w:val="00A40CF3"/>
    <w:rsid w:val="00A40ED8"/>
    <w:rsid w:val="00A43E36"/>
    <w:rsid w:val="00A459FA"/>
    <w:rsid w:val="00A45BD2"/>
    <w:rsid w:val="00A46153"/>
    <w:rsid w:val="00A47737"/>
    <w:rsid w:val="00A4779C"/>
    <w:rsid w:val="00A47824"/>
    <w:rsid w:val="00A50494"/>
    <w:rsid w:val="00A50574"/>
    <w:rsid w:val="00A529A9"/>
    <w:rsid w:val="00A535C0"/>
    <w:rsid w:val="00A53A8C"/>
    <w:rsid w:val="00A5418A"/>
    <w:rsid w:val="00A5491E"/>
    <w:rsid w:val="00A57DEA"/>
    <w:rsid w:val="00A603A5"/>
    <w:rsid w:val="00A61221"/>
    <w:rsid w:val="00A61E78"/>
    <w:rsid w:val="00A62D5B"/>
    <w:rsid w:val="00A661FB"/>
    <w:rsid w:val="00A67325"/>
    <w:rsid w:val="00A6748C"/>
    <w:rsid w:val="00A7227F"/>
    <w:rsid w:val="00A72B44"/>
    <w:rsid w:val="00A72DBB"/>
    <w:rsid w:val="00A7397D"/>
    <w:rsid w:val="00A748CD"/>
    <w:rsid w:val="00A74DCA"/>
    <w:rsid w:val="00A766E5"/>
    <w:rsid w:val="00A76D52"/>
    <w:rsid w:val="00A77350"/>
    <w:rsid w:val="00A774BB"/>
    <w:rsid w:val="00A80E1E"/>
    <w:rsid w:val="00A81517"/>
    <w:rsid w:val="00A81596"/>
    <w:rsid w:val="00A81DFB"/>
    <w:rsid w:val="00A82282"/>
    <w:rsid w:val="00A826C7"/>
    <w:rsid w:val="00A82C54"/>
    <w:rsid w:val="00A82EC3"/>
    <w:rsid w:val="00A8381D"/>
    <w:rsid w:val="00A83EDD"/>
    <w:rsid w:val="00A852BF"/>
    <w:rsid w:val="00A86605"/>
    <w:rsid w:val="00A8713B"/>
    <w:rsid w:val="00A925CD"/>
    <w:rsid w:val="00A92E02"/>
    <w:rsid w:val="00A940A4"/>
    <w:rsid w:val="00A949D4"/>
    <w:rsid w:val="00A94C22"/>
    <w:rsid w:val="00A96067"/>
    <w:rsid w:val="00A97155"/>
    <w:rsid w:val="00AA0200"/>
    <w:rsid w:val="00AA0F42"/>
    <w:rsid w:val="00AA3198"/>
    <w:rsid w:val="00AA338B"/>
    <w:rsid w:val="00AA3581"/>
    <w:rsid w:val="00AA3D7D"/>
    <w:rsid w:val="00AA46BA"/>
    <w:rsid w:val="00AA5FDA"/>
    <w:rsid w:val="00AA64C3"/>
    <w:rsid w:val="00AA66E1"/>
    <w:rsid w:val="00AA6A67"/>
    <w:rsid w:val="00AA6E4D"/>
    <w:rsid w:val="00AB3438"/>
    <w:rsid w:val="00AB53D9"/>
    <w:rsid w:val="00AB540D"/>
    <w:rsid w:val="00AB5513"/>
    <w:rsid w:val="00AB6681"/>
    <w:rsid w:val="00AB7D1D"/>
    <w:rsid w:val="00AC2483"/>
    <w:rsid w:val="00AC7F3F"/>
    <w:rsid w:val="00AD0C99"/>
    <w:rsid w:val="00AD101C"/>
    <w:rsid w:val="00AD154D"/>
    <w:rsid w:val="00AD291C"/>
    <w:rsid w:val="00AD3054"/>
    <w:rsid w:val="00AD36E4"/>
    <w:rsid w:val="00AD3AB5"/>
    <w:rsid w:val="00AD4D76"/>
    <w:rsid w:val="00AD69AB"/>
    <w:rsid w:val="00AE2422"/>
    <w:rsid w:val="00AE2729"/>
    <w:rsid w:val="00AE36BC"/>
    <w:rsid w:val="00AE3820"/>
    <w:rsid w:val="00AE4545"/>
    <w:rsid w:val="00AE6BBF"/>
    <w:rsid w:val="00AE77F1"/>
    <w:rsid w:val="00AF02E3"/>
    <w:rsid w:val="00AF434A"/>
    <w:rsid w:val="00AF51B2"/>
    <w:rsid w:val="00B028F5"/>
    <w:rsid w:val="00B02F3A"/>
    <w:rsid w:val="00B031DB"/>
    <w:rsid w:val="00B03D9B"/>
    <w:rsid w:val="00B04909"/>
    <w:rsid w:val="00B071BC"/>
    <w:rsid w:val="00B103EC"/>
    <w:rsid w:val="00B10F4C"/>
    <w:rsid w:val="00B127A1"/>
    <w:rsid w:val="00B12925"/>
    <w:rsid w:val="00B133D9"/>
    <w:rsid w:val="00B151E8"/>
    <w:rsid w:val="00B200E4"/>
    <w:rsid w:val="00B213C4"/>
    <w:rsid w:val="00B21EEF"/>
    <w:rsid w:val="00B2313C"/>
    <w:rsid w:val="00B25B93"/>
    <w:rsid w:val="00B2620B"/>
    <w:rsid w:val="00B26ABD"/>
    <w:rsid w:val="00B311F5"/>
    <w:rsid w:val="00B3230D"/>
    <w:rsid w:val="00B32378"/>
    <w:rsid w:val="00B32D5C"/>
    <w:rsid w:val="00B32F81"/>
    <w:rsid w:val="00B33DD7"/>
    <w:rsid w:val="00B3484C"/>
    <w:rsid w:val="00B35823"/>
    <w:rsid w:val="00B379CA"/>
    <w:rsid w:val="00B40F80"/>
    <w:rsid w:val="00B4152A"/>
    <w:rsid w:val="00B42B8B"/>
    <w:rsid w:val="00B42E55"/>
    <w:rsid w:val="00B434ED"/>
    <w:rsid w:val="00B43610"/>
    <w:rsid w:val="00B43C7F"/>
    <w:rsid w:val="00B45DD6"/>
    <w:rsid w:val="00B46983"/>
    <w:rsid w:val="00B46C53"/>
    <w:rsid w:val="00B47977"/>
    <w:rsid w:val="00B50A1C"/>
    <w:rsid w:val="00B5137B"/>
    <w:rsid w:val="00B51BD0"/>
    <w:rsid w:val="00B52DC8"/>
    <w:rsid w:val="00B53B30"/>
    <w:rsid w:val="00B546E4"/>
    <w:rsid w:val="00B57077"/>
    <w:rsid w:val="00B6153B"/>
    <w:rsid w:val="00B67098"/>
    <w:rsid w:val="00B7073E"/>
    <w:rsid w:val="00B707C8"/>
    <w:rsid w:val="00B71049"/>
    <w:rsid w:val="00B7232B"/>
    <w:rsid w:val="00B72C77"/>
    <w:rsid w:val="00B72DEE"/>
    <w:rsid w:val="00B7438F"/>
    <w:rsid w:val="00B75F0F"/>
    <w:rsid w:val="00B76B48"/>
    <w:rsid w:val="00B77D82"/>
    <w:rsid w:val="00B82583"/>
    <w:rsid w:val="00B82B6D"/>
    <w:rsid w:val="00B84D1C"/>
    <w:rsid w:val="00B851A7"/>
    <w:rsid w:val="00B85AAA"/>
    <w:rsid w:val="00B8608F"/>
    <w:rsid w:val="00B861FE"/>
    <w:rsid w:val="00B862BB"/>
    <w:rsid w:val="00B87F4E"/>
    <w:rsid w:val="00B87FAD"/>
    <w:rsid w:val="00B91907"/>
    <w:rsid w:val="00B92C5E"/>
    <w:rsid w:val="00B93C21"/>
    <w:rsid w:val="00B93CAA"/>
    <w:rsid w:val="00B95580"/>
    <w:rsid w:val="00B9765D"/>
    <w:rsid w:val="00BA1FA6"/>
    <w:rsid w:val="00BA2DB4"/>
    <w:rsid w:val="00BA3FCA"/>
    <w:rsid w:val="00BA4461"/>
    <w:rsid w:val="00BA466F"/>
    <w:rsid w:val="00BA5864"/>
    <w:rsid w:val="00BB10D5"/>
    <w:rsid w:val="00BB2081"/>
    <w:rsid w:val="00BB22C0"/>
    <w:rsid w:val="00BB27EE"/>
    <w:rsid w:val="00BB27F0"/>
    <w:rsid w:val="00BB2FF6"/>
    <w:rsid w:val="00BB3520"/>
    <w:rsid w:val="00BB408F"/>
    <w:rsid w:val="00BB4992"/>
    <w:rsid w:val="00BB54BD"/>
    <w:rsid w:val="00BB7F0D"/>
    <w:rsid w:val="00BC1998"/>
    <w:rsid w:val="00BC24DD"/>
    <w:rsid w:val="00BC2B48"/>
    <w:rsid w:val="00BC4F1B"/>
    <w:rsid w:val="00BC579A"/>
    <w:rsid w:val="00BD104F"/>
    <w:rsid w:val="00BD1A27"/>
    <w:rsid w:val="00BD241B"/>
    <w:rsid w:val="00BD5448"/>
    <w:rsid w:val="00BE1081"/>
    <w:rsid w:val="00BE112D"/>
    <w:rsid w:val="00BE118A"/>
    <w:rsid w:val="00BE3334"/>
    <w:rsid w:val="00BE5BF3"/>
    <w:rsid w:val="00BE69DB"/>
    <w:rsid w:val="00BE7F2B"/>
    <w:rsid w:val="00BF0286"/>
    <w:rsid w:val="00BF13D7"/>
    <w:rsid w:val="00BF310B"/>
    <w:rsid w:val="00BF3833"/>
    <w:rsid w:val="00BF38D1"/>
    <w:rsid w:val="00BF5611"/>
    <w:rsid w:val="00BF676A"/>
    <w:rsid w:val="00C00BDB"/>
    <w:rsid w:val="00C03815"/>
    <w:rsid w:val="00C04A5D"/>
    <w:rsid w:val="00C061C9"/>
    <w:rsid w:val="00C06772"/>
    <w:rsid w:val="00C12362"/>
    <w:rsid w:val="00C12ABB"/>
    <w:rsid w:val="00C1415D"/>
    <w:rsid w:val="00C14DDD"/>
    <w:rsid w:val="00C17A5B"/>
    <w:rsid w:val="00C20BD4"/>
    <w:rsid w:val="00C214C5"/>
    <w:rsid w:val="00C2246C"/>
    <w:rsid w:val="00C260D6"/>
    <w:rsid w:val="00C26CFA"/>
    <w:rsid w:val="00C26FC1"/>
    <w:rsid w:val="00C2793C"/>
    <w:rsid w:val="00C3003D"/>
    <w:rsid w:val="00C30841"/>
    <w:rsid w:val="00C30C80"/>
    <w:rsid w:val="00C3140A"/>
    <w:rsid w:val="00C31BC5"/>
    <w:rsid w:val="00C33FF7"/>
    <w:rsid w:val="00C3410A"/>
    <w:rsid w:val="00C35855"/>
    <w:rsid w:val="00C35939"/>
    <w:rsid w:val="00C41265"/>
    <w:rsid w:val="00C41CD1"/>
    <w:rsid w:val="00C42D6B"/>
    <w:rsid w:val="00C45004"/>
    <w:rsid w:val="00C479FB"/>
    <w:rsid w:val="00C500DB"/>
    <w:rsid w:val="00C51735"/>
    <w:rsid w:val="00C5260A"/>
    <w:rsid w:val="00C54054"/>
    <w:rsid w:val="00C54858"/>
    <w:rsid w:val="00C55292"/>
    <w:rsid w:val="00C55CF2"/>
    <w:rsid w:val="00C5632B"/>
    <w:rsid w:val="00C56FB4"/>
    <w:rsid w:val="00C57BF0"/>
    <w:rsid w:val="00C61491"/>
    <w:rsid w:val="00C62070"/>
    <w:rsid w:val="00C624B7"/>
    <w:rsid w:val="00C633DE"/>
    <w:rsid w:val="00C6344C"/>
    <w:rsid w:val="00C6409A"/>
    <w:rsid w:val="00C64383"/>
    <w:rsid w:val="00C656BE"/>
    <w:rsid w:val="00C657B3"/>
    <w:rsid w:val="00C66BA7"/>
    <w:rsid w:val="00C66C68"/>
    <w:rsid w:val="00C70CC6"/>
    <w:rsid w:val="00C71166"/>
    <w:rsid w:val="00C71959"/>
    <w:rsid w:val="00C72FC4"/>
    <w:rsid w:val="00C736CB"/>
    <w:rsid w:val="00C7499D"/>
    <w:rsid w:val="00C74A40"/>
    <w:rsid w:val="00C74EFA"/>
    <w:rsid w:val="00C75089"/>
    <w:rsid w:val="00C768B2"/>
    <w:rsid w:val="00C778BB"/>
    <w:rsid w:val="00C80CEB"/>
    <w:rsid w:val="00C810CA"/>
    <w:rsid w:val="00C81BB6"/>
    <w:rsid w:val="00C81E4B"/>
    <w:rsid w:val="00C82FE9"/>
    <w:rsid w:val="00C84656"/>
    <w:rsid w:val="00C869C5"/>
    <w:rsid w:val="00C86F27"/>
    <w:rsid w:val="00C87611"/>
    <w:rsid w:val="00C90AE8"/>
    <w:rsid w:val="00C92175"/>
    <w:rsid w:val="00C958D9"/>
    <w:rsid w:val="00C961C1"/>
    <w:rsid w:val="00C965A7"/>
    <w:rsid w:val="00C965D5"/>
    <w:rsid w:val="00C96728"/>
    <w:rsid w:val="00C97FF9"/>
    <w:rsid w:val="00CA097D"/>
    <w:rsid w:val="00CA1E4F"/>
    <w:rsid w:val="00CA4853"/>
    <w:rsid w:val="00CA5429"/>
    <w:rsid w:val="00CA5F05"/>
    <w:rsid w:val="00CA66A2"/>
    <w:rsid w:val="00CA66FF"/>
    <w:rsid w:val="00CA6A07"/>
    <w:rsid w:val="00CA6B31"/>
    <w:rsid w:val="00CA720D"/>
    <w:rsid w:val="00CA795C"/>
    <w:rsid w:val="00CB03EA"/>
    <w:rsid w:val="00CB0A76"/>
    <w:rsid w:val="00CB1175"/>
    <w:rsid w:val="00CB1BA3"/>
    <w:rsid w:val="00CB2B07"/>
    <w:rsid w:val="00CB38F4"/>
    <w:rsid w:val="00CB4F5D"/>
    <w:rsid w:val="00CB5210"/>
    <w:rsid w:val="00CB5833"/>
    <w:rsid w:val="00CB5C1C"/>
    <w:rsid w:val="00CB630D"/>
    <w:rsid w:val="00CB7AEF"/>
    <w:rsid w:val="00CB7C11"/>
    <w:rsid w:val="00CC0404"/>
    <w:rsid w:val="00CC0BD3"/>
    <w:rsid w:val="00CC1624"/>
    <w:rsid w:val="00CC2CF7"/>
    <w:rsid w:val="00CC3BE0"/>
    <w:rsid w:val="00CC48B1"/>
    <w:rsid w:val="00CC4E20"/>
    <w:rsid w:val="00CD0CF6"/>
    <w:rsid w:val="00CD22FA"/>
    <w:rsid w:val="00CD2496"/>
    <w:rsid w:val="00CD26B8"/>
    <w:rsid w:val="00CD2DAD"/>
    <w:rsid w:val="00CD2DBF"/>
    <w:rsid w:val="00CD3401"/>
    <w:rsid w:val="00CD3799"/>
    <w:rsid w:val="00CD3AA3"/>
    <w:rsid w:val="00CD3D2F"/>
    <w:rsid w:val="00CD4383"/>
    <w:rsid w:val="00CD4B9A"/>
    <w:rsid w:val="00CD5EAD"/>
    <w:rsid w:val="00CD65CD"/>
    <w:rsid w:val="00CD766F"/>
    <w:rsid w:val="00CE0D49"/>
    <w:rsid w:val="00CE1618"/>
    <w:rsid w:val="00CE20DF"/>
    <w:rsid w:val="00CE299A"/>
    <w:rsid w:val="00CE7040"/>
    <w:rsid w:val="00CE7109"/>
    <w:rsid w:val="00CF021A"/>
    <w:rsid w:val="00CF02BB"/>
    <w:rsid w:val="00CF105E"/>
    <w:rsid w:val="00CF3F73"/>
    <w:rsid w:val="00CF459C"/>
    <w:rsid w:val="00CF4828"/>
    <w:rsid w:val="00CF4A94"/>
    <w:rsid w:val="00CF52C2"/>
    <w:rsid w:val="00CF6816"/>
    <w:rsid w:val="00CF6BDB"/>
    <w:rsid w:val="00CF7286"/>
    <w:rsid w:val="00D015E2"/>
    <w:rsid w:val="00D025FC"/>
    <w:rsid w:val="00D028D1"/>
    <w:rsid w:val="00D030E0"/>
    <w:rsid w:val="00D0391C"/>
    <w:rsid w:val="00D03B71"/>
    <w:rsid w:val="00D047AF"/>
    <w:rsid w:val="00D05873"/>
    <w:rsid w:val="00D13883"/>
    <w:rsid w:val="00D13B45"/>
    <w:rsid w:val="00D15671"/>
    <w:rsid w:val="00D20F6C"/>
    <w:rsid w:val="00D21386"/>
    <w:rsid w:val="00D223EF"/>
    <w:rsid w:val="00D22544"/>
    <w:rsid w:val="00D22AF0"/>
    <w:rsid w:val="00D2347A"/>
    <w:rsid w:val="00D23601"/>
    <w:rsid w:val="00D23791"/>
    <w:rsid w:val="00D23DFC"/>
    <w:rsid w:val="00D2513C"/>
    <w:rsid w:val="00D25444"/>
    <w:rsid w:val="00D26428"/>
    <w:rsid w:val="00D27B8E"/>
    <w:rsid w:val="00D30141"/>
    <w:rsid w:val="00D30CCB"/>
    <w:rsid w:val="00D312E2"/>
    <w:rsid w:val="00D31D14"/>
    <w:rsid w:val="00D3265D"/>
    <w:rsid w:val="00D33099"/>
    <w:rsid w:val="00D33752"/>
    <w:rsid w:val="00D33C1B"/>
    <w:rsid w:val="00D342AD"/>
    <w:rsid w:val="00D348A9"/>
    <w:rsid w:val="00D355E8"/>
    <w:rsid w:val="00D365E9"/>
    <w:rsid w:val="00D37441"/>
    <w:rsid w:val="00D41DBA"/>
    <w:rsid w:val="00D4215A"/>
    <w:rsid w:val="00D42555"/>
    <w:rsid w:val="00D4273F"/>
    <w:rsid w:val="00D439F0"/>
    <w:rsid w:val="00D44816"/>
    <w:rsid w:val="00D452DA"/>
    <w:rsid w:val="00D45EB0"/>
    <w:rsid w:val="00D47543"/>
    <w:rsid w:val="00D5054C"/>
    <w:rsid w:val="00D5689E"/>
    <w:rsid w:val="00D56EB4"/>
    <w:rsid w:val="00D6030A"/>
    <w:rsid w:val="00D604AE"/>
    <w:rsid w:val="00D60D54"/>
    <w:rsid w:val="00D61EC3"/>
    <w:rsid w:val="00D62B67"/>
    <w:rsid w:val="00D62F62"/>
    <w:rsid w:val="00D655C1"/>
    <w:rsid w:val="00D664D4"/>
    <w:rsid w:val="00D66896"/>
    <w:rsid w:val="00D6770A"/>
    <w:rsid w:val="00D70062"/>
    <w:rsid w:val="00D706B4"/>
    <w:rsid w:val="00D71ED1"/>
    <w:rsid w:val="00D7212A"/>
    <w:rsid w:val="00D73BA9"/>
    <w:rsid w:val="00D7474C"/>
    <w:rsid w:val="00D81334"/>
    <w:rsid w:val="00D82E95"/>
    <w:rsid w:val="00D83537"/>
    <w:rsid w:val="00D85778"/>
    <w:rsid w:val="00D8618D"/>
    <w:rsid w:val="00D878C8"/>
    <w:rsid w:val="00D90727"/>
    <w:rsid w:val="00D90933"/>
    <w:rsid w:val="00D92315"/>
    <w:rsid w:val="00D923C2"/>
    <w:rsid w:val="00D9249E"/>
    <w:rsid w:val="00D943ED"/>
    <w:rsid w:val="00D94826"/>
    <w:rsid w:val="00DA21B6"/>
    <w:rsid w:val="00DA3DCB"/>
    <w:rsid w:val="00DA4775"/>
    <w:rsid w:val="00DA4825"/>
    <w:rsid w:val="00DA4869"/>
    <w:rsid w:val="00DA4B19"/>
    <w:rsid w:val="00DA52B1"/>
    <w:rsid w:val="00DB3659"/>
    <w:rsid w:val="00DB423E"/>
    <w:rsid w:val="00DB600F"/>
    <w:rsid w:val="00DB6907"/>
    <w:rsid w:val="00DC02F9"/>
    <w:rsid w:val="00DC03BD"/>
    <w:rsid w:val="00DC0EE8"/>
    <w:rsid w:val="00DC35C1"/>
    <w:rsid w:val="00DC3A3C"/>
    <w:rsid w:val="00DC5337"/>
    <w:rsid w:val="00DC5A4A"/>
    <w:rsid w:val="00DC6CF8"/>
    <w:rsid w:val="00DC72DF"/>
    <w:rsid w:val="00DC754C"/>
    <w:rsid w:val="00DC7CF9"/>
    <w:rsid w:val="00DD2C05"/>
    <w:rsid w:val="00DD2F81"/>
    <w:rsid w:val="00DD3A16"/>
    <w:rsid w:val="00DD48C8"/>
    <w:rsid w:val="00DD67B6"/>
    <w:rsid w:val="00DD6C3D"/>
    <w:rsid w:val="00DD7093"/>
    <w:rsid w:val="00DD74EB"/>
    <w:rsid w:val="00DE09C7"/>
    <w:rsid w:val="00DE2774"/>
    <w:rsid w:val="00DE314A"/>
    <w:rsid w:val="00DE314B"/>
    <w:rsid w:val="00DE4381"/>
    <w:rsid w:val="00DE4463"/>
    <w:rsid w:val="00DE519F"/>
    <w:rsid w:val="00DE58C1"/>
    <w:rsid w:val="00DE5957"/>
    <w:rsid w:val="00DF058C"/>
    <w:rsid w:val="00DF088F"/>
    <w:rsid w:val="00DF3B68"/>
    <w:rsid w:val="00DF3D9E"/>
    <w:rsid w:val="00DF3FA8"/>
    <w:rsid w:val="00DF4618"/>
    <w:rsid w:val="00DF64EF"/>
    <w:rsid w:val="00DF6B47"/>
    <w:rsid w:val="00DF7C8B"/>
    <w:rsid w:val="00E005FF"/>
    <w:rsid w:val="00E00B8A"/>
    <w:rsid w:val="00E00CB7"/>
    <w:rsid w:val="00E010F2"/>
    <w:rsid w:val="00E0111B"/>
    <w:rsid w:val="00E02292"/>
    <w:rsid w:val="00E0236F"/>
    <w:rsid w:val="00E02412"/>
    <w:rsid w:val="00E02D9E"/>
    <w:rsid w:val="00E03DF6"/>
    <w:rsid w:val="00E0472F"/>
    <w:rsid w:val="00E05A12"/>
    <w:rsid w:val="00E069B3"/>
    <w:rsid w:val="00E06EF3"/>
    <w:rsid w:val="00E07A83"/>
    <w:rsid w:val="00E109C7"/>
    <w:rsid w:val="00E12BF6"/>
    <w:rsid w:val="00E12D33"/>
    <w:rsid w:val="00E134A0"/>
    <w:rsid w:val="00E13E9E"/>
    <w:rsid w:val="00E141B9"/>
    <w:rsid w:val="00E2097C"/>
    <w:rsid w:val="00E20D82"/>
    <w:rsid w:val="00E2181D"/>
    <w:rsid w:val="00E22AB6"/>
    <w:rsid w:val="00E2387F"/>
    <w:rsid w:val="00E24054"/>
    <w:rsid w:val="00E24ABF"/>
    <w:rsid w:val="00E25D54"/>
    <w:rsid w:val="00E25F0F"/>
    <w:rsid w:val="00E27109"/>
    <w:rsid w:val="00E30C6C"/>
    <w:rsid w:val="00E31B5E"/>
    <w:rsid w:val="00E32731"/>
    <w:rsid w:val="00E3279A"/>
    <w:rsid w:val="00E33211"/>
    <w:rsid w:val="00E33B30"/>
    <w:rsid w:val="00E33C3A"/>
    <w:rsid w:val="00E348D5"/>
    <w:rsid w:val="00E36AB9"/>
    <w:rsid w:val="00E37C64"/>
    <w:rsid w:val="00E403DD"/>
    <w:rsid w:val="00E41DC2"/>
    <w:rsid w:val="00E43017"/>
    <w:rsid w:val="00E431E4"/>
    <w:rsid w:val="00E43B31"/>
    <w:rsid w:val="00E463C6"/>
    <w:rsid w:val="00E512F4"/>
    <w:rsid w:val="00E5257B"/>
    <w:rsid w:val="00E54177"/>
    <w:rsid w:val="00E54309"/>
    <w:rsid w:val="00E55B77"/>
    <w:rsid w:val="00E5623B"/>
    <w:rsid w:val="00E567DF"/>
    <w:rsid w:val="00E60429"/>
    <w:rsid w:val="00E60B13"/>
    <w:rsid w:val="00E6172F"/>
    <w:rsid w:val="00E626EB"/>
    <w:rsid w:val="00E63303"/>
    <w:rsid w:val="00E63D6C"/>
    <w:rsid w:val="00E65139"/>
    <w:rsid w:val="00E65184"/>
    <w:rsid w:val="00E66342"/>
    <w:rsid w:val="00E6662F"/>
    <w:rsid w:val="00E66799"/>
    <w:rsid w:val="00E669FA"/>
    <w:rsid w:val="00E677CA"/>
    <w:rsid w:val="00E679B3"/>
    <w:rsid w:val="00E67ADB"/>
    <w:rsid w:val="00E74E58"/>
    <w:rsid w:val="00E82A00"/>
    <w:rsid w:val="00E90AA4"/>
    <w:rsid w:val="00E923F6"/>
    <w:rsid w:val="00E941A1"/>
    <w:rsid w:val="00E957A4"/>
    <w:rsid w:val="00E95E4E"/>
    <w:rsid w:val="00E96368"/>
    <w:rsid w:val="00EA0522"/>
    <w:rsid w:val="00EA1875"/>
    <w:rsid w:val="00EA1C27"/>
    <w:rsid w:val="00EA1EF4"/>
    <w:rsid w:val="00EA21B5"/>
    <w:rsid w:val="00EA541C"/>
    <w:rsid w:val="00EA6634"/>
    <w:rsid w:val="00EB0874"/>
    <w:rsid w:val="00EB17E3"/>
    <w:rsid w:val="00EB1F2A"/>
    <w:rsid w:val="00EB215A"/>
    <w:rsid w:val="00EB371C"/>
    <w:rsid w:val="00EB3D6F"/>
    <w:rsid w:val="00EB6450"/>
    <w:rsid w:val="00EB6A67"/>
    <w:rsid w:val="00EB705F"/>
    <w:rsid w:val="00EC1D63"/>
    <w:rsid w:val="00EC25FA"/>
    <w:rsid w:val="00EC54A9"/>
    <w:rsid w:val="00EC5A71"/>
    <w:rsid w:val="00EC5F35"/>
    <w:rsid w:val="00EC7982"/>
    <w:rsid w:val="00EC7E97"/>
    <w:rsid w:val="00ED1D41"/>
    <w:rsid w:val="00ED1DA0"/>
    <w:rsid w:val="00ED22B9"/>
    <w:rsid w:val="00ED2675"/>
    <w:rsid w:val="00ED42BD"/>
    <w:rsid w:val="00ED49C0"/>
    <w:rsid w:val="00ED57D7"/>
    <w:rsid w:val="00ED57FD"/>
    <w:rsid w:val="00ED6632"/>
    <w:rsid w:val="00ED7899"/>
    <w:rsid w:val="00EE0B74"/>
    <w:rsid w:val="00EE0E43"/>
    <w:rsid w:val="00EE18DC"/>
    <w:rsid w:val="00EE2292"/>
    <w:rsid w:val="00EE23B1"/>
    <w:rsid w:val="00EE2E22"/>
    <w:rsid w:val="00EE3D51"/>
    <w:rsid w:val="00EE50E8"/>
    <w:rsid w:val="00EE5D7E"/>
    <w:rsid w:val="00EE5DB4"/>
    <w:rsid w:val="00EF05FB"/>
    <w:rsid w:val="00EF4D40"/>
    <w:rsid w:val="00EF52C3"/>
    <w:rsid w:val="00EF550C"/>
    <w:rsid w:val="00EF5EBF"/>
    <w:rsid w:val="00EF63BF"/>
    <w:rsid w:val="00EF648D"/>
    <w:rsid w:val="00EF6B3C"/>
    <w:rsid w:val="00EF77D9"/>
    <w:rsid w:val="00EF7885"/>
    <w:rsid w:val="00EF7CE4"/>
    <w:rsid w:val="00F01891"/>
    <w:rsid w:val="00F020D5"/>
    <w:rsid w:val="00F042A2"/>
    <w:rsid w:val="00F04E39"/>
    <w:rsid w:val="00F0528A"/>
    <w:rsid w:val="00F06655"/>
    <w:rsid w:val="00F10C42"/>
    <w:rsid w:val="00F10E5C"/>
    <w:rsid w:val="00F1114C"/>
    <w:rsid w:val="00F11732"/>
    <w:rsid w:val="00F117D7"/>
    <w:rsid w:val="00F118B3"/>
    <w:rsid w:val="00F136EC"/>
    <w:rsid w:val="00F13F28"/>
    <w:rsid w:val="00F16CD9"/>
    <w:rsid w:val="00F16EA7"/>
    <w:rsid w:val="00F17D15"/>
    <w:rsid w:val="00F2035C"/>
    <w:rsid w:val="00F2116A"/>
    <w:rsid w:val="00F2186D"/>
    <w:rsid w:val="00F220C3"/>
    <w:rsid w:val="00F2306C"/>
    <w:rsid w:val="00F237C0"/>
    <w:rsid w:val="00F23F43"/>
    <w:rsid w:val="00F25738"/>
    <w:rsid w:val="00F26B43"/>
    <w:rsid w:val="00F308BB"/>
    <w:rsid w:val="00F33B4A"/>
    <w:rsid w:val="00F347F6"/>
    <w:rsid w:val="00F36C7F"/>
    <w:rsid w:val="00F36EFA"/>
    <w:rsid w:val="00F378AA"/>
    <w:rsid w:val="00F400A0"/>
    <w:rsid w:val="00F40759"/>
    <w:rsid w:val="00F40BA2"/>
    <w:rsid w:val="00F43A06"/>
    <w:rsid w:val="00F43AD6"/>
    <w:rsid w:val="00F45394"/>
    <w:rsid w:val="00F45754"/>
    <w:rsid w:val="00F46939"/>
    <w:rsid w:val="00F52226"/>
    <w:rsid w:val="00F52BFA"/>
    <w:rsid w:val="00F538DC"/>
    <w:rsid w:val="00F549D4"/>
    <w:rsid w:val="00F55471"/>
    <w:rsid w:val="00F55B24"/>
    <w:rsid w:val="00F5626C"/>
    <w:rsid w:val="00F569CE"/>
    <w:rsid w:val="00F56AF1"/>
    <w:rsid w:val="00F60828"/>
    <w:rsid w:val="00F61E3F"/>
    <w:rsid w:val="00F62689"/>
    <w:rsid w:val="00F6339E"/>
    <w:rsid w:val="00F635F0"/>
    <w:rsid w:val="00F66D5A"/>
    <w:rsid w:val="00F71E29"/>
    <w:rsid w:val="00F71EA3"/>
    <w:rsid w:val="00F7392B"/>
    <w:rsid w:val="00F74F29"/>
    <w:rsid w:val="00F75820"/>
    <w:rsid w:val="00F75B3F"/>
    <w:rsid w:val="00F761E3"/>
    <w:rsid w:val="00F76609"/>
    <w:rsid w:val="00F76F59"/>
    <w:rsid w:val="00F80FCD"/>
    <w:rsid w:val="00F82CA7"/>
    <w:rsid w:val="00F8342D"/>
    <w:rsid w:val="00F83EE0"/>
    <w:rsid w:val="00F84B1C"/>
    <w:rsid w:val="00F84BAE"/>
    <w:rsid w:val="00F84EB4"/>
    <w:rsid w:val="00F86D13"/>
    <w:rsid w:val="00F871F7"/>
    <w:rsid w:val="00F879D7"/>
    <w:rsid w:val="00F90E2B"/>
    <w:rsid w:val="00F90FE6"/>
    <w:rsid w:val="00F950EC"/>
    <w:rsid w:val="00F95F89"/>
    <w:rsid w:val="00F96369"/>
    <w:rsid w:val="00F9639D"/>
    <w:rsid w:val="00F96DD8"/>
    <w:rsid w:val="00FA0019"/>
    <w:rsid w:val="00FA06C1"/>
    <w:rsid w:val="00FA0F86"/>
    <w:rsid w:val="00FA2E6E"/>
    <w:rsid w:val="00FA54C5"/>
    <w:rsid w:val="00FB06A6"/>
    <w:rsid w:val="00FB07C7"/>
    <w:rsid w:val="00FB1062"/>
    <w:rsid w:val="00FB3090"/>
    <w:rsid w:val="00FB3159"/>
    <w:rsid w:val="00FB40CB"/>
    <w:rsid w:val="00FB420A"/>
    <w:rsid w:val="00FB4B68"/>
    <w:rsid w:val="00FB6FF6"/>
    <w:rsid w:val="00FB7E33"/>
    <w:rsid w:val="00FC031D"/>
    <w:rsid w:val="00FC0C77"/>
    <w:rsid w:val="00FC2546"/>
    <w:rsid w:val="00FC3FFE"/>
    <w:rsid w:val="00FC46D3"/>
    <w:rsid w:val="00FC4922"/>
    <w:rsid w:val="00FC4F33"/>
    <w:rsid w:val="00FC6CEA"/>
    <w:rsid w:val="00FD08BA"/>
    <w:rsid w:val="00FD08C2"/>
    <w:rsid w:val="00FD0E96"/>
    <w:rsid w:val="00FD1078"/>
    <w:rsid w:val="00FD22D3"/>
    <w:rsid w:val="00FD42E1"/>
    <w:rsid w:val="00FD601D"/>
    <w:rsid w:val="00FD61D9"/>
    <w:rsid w:val="00FD6336"/>
    <w:rsid w:val="00FE0299"/>
    <w:rsid w:val="00FE09E0"/>
    <w:rsid w:val="00FE1627"/>
    <w:rsid w:val="00FE17F3"/>
    <w:rsid w:val="00FE244D"/>
    <w:rsid w:val="00FE45E9"/>
    <w:rsid w:val="00FE46B2"/>
    <w:rsid w:val="00FE476D"/>
    <w:rsid w:val="00FE4A83"/>
    <w:rsid w:val="00FE6D24"/>
    <w:rsid w:val="00FF0DBA"/>
    <w:rsid w:val="00FF5039"/>
    <w:rsid w:val="00FF5D88"/>
    <w:rsid w:val="00FF69F6"/>
    <w:rsid w:val="01CD1310"/>
    <w:rsid w:val="01D529BD"/>
    <w:rsid w:val="020876F0"/>
    <w:rsid w:val="024062DE"/>
    <w:rsid w:val="03337113"/>
    <w:rsid w:val="0360A6EF"/>
    <w:rsid w:val="057A74AE"/>
    <w:rsid w:val="097307AB"/>
    <w:rsid w:val="09EEEB29"/>
    <w:rsid w:val="0B04EDE8"/>
    <w:rsid w:val="0B72B474"/>
    <w:rsid w:val="0CD24C44"/>
    <w:rsid w:val="0E85CCFF"/>
    <w:rsid w:val="0F0CDC93"/>
    <w:rsid w:val="1149EF19"/>
    <w:rsid w:val="11949793"/>
    <w:rsid w:val="127C4C77"/>
    <w:rsid w:val="13DFD342"/>
    <w:rsid w:val="156ABD38"/>
    <w:rsid w:val="15BD4E0A"/>
    <w:rsid w:val="15D387F0"/>
    <w:rsid w:val="168240BC"/>
    <w:rsid w:val="171022B1"/>
    <w:rsid w:val="17DC5CB3"/>
    <w:rsid w:val="1859B5FA"/>
    <w:rsid w:val="18810CB0"/>
    <w:rsid w:val="19B8399A"/>
    <w:rsid w:val="19E32219"/>
    <w:rsid w:val="1A359EF7"/>
    <w:rsid w:val="1B6D9A60"/>
    <w:rsid w:val="1D6B2BCB"/>
    <w:rsid w:val="1DD2307F"/>
    <w:rsid w:val="1F2AA676"/>
    <w:rsid w:val="1F92C076"/>
    <w:rsid w:val="226C2D1E"/>
    <w:rsid w:val="22CA6CB2"/>
    <w:rsid w:val="251EF919"/>
    <w:rsid w:val="254D7D02"/>
    <w:rsid w:val="25A60FAB"/>
    <w:rsid w:val="27D4CEC5"/>
    <w:rsid w:val="287F3AC5"/>
    <w:rsid w:val="2AA4EA9E"/>
    <w:rsid w:val="2D79C7B1"/>
    <w:rsid w:val="2F010716"/>
    <w:rsid w:val="2F410CDD"/>
    <w:rsid w:val="306C4304"/>
    <w:rsid w:val="32E493C7"/>
    <w:rsid w:val="33D4EA24"/>
    <w:rsid w:val="346E32A9"/>
    <w:rsid w:val="34B1DA39"/>
    <w:rsid w:val="36496C38"/>
    <w:rsid w:val="3813BA45"/>
    <w:rsid w:val="3842EA18"/>
    <w:rsid w:val="39AFE99B"/>
    <w:rsid w:val="39D37E57"/>
    <w:rsid w:val="3B6B4F76"/>
    <w:rsid w:val="3C2D5F8D"/>
    <w:rsid w:val="3EDB4CEC"/>
    <w:rsid w:val="3F143908"/>
    <w:rsid w:val="3F2D3945"/>
    <w:rsid w:val="3F3D128D"/>
    <w:rsid w:val="4004CF8C"/>
    <w:rsid w:val="42BF2FFC"/>
    <w:rsid w:val="42C7E6D0"/>
    <w:rsid w:val="438D3766"/>
    <w:rsid w:val="444B4F4F"/>
    <w:rsid w:val="451A3F77"/>
    <w:rsid w:val="47563144"/>
    <w:rsid w:val="477C6910"/>
    <w:rsid w:val="48FFD144"/>
    <w:rsid w:val="4A79BAB6"/>
    <w:rsid w:val="4A80EA07"/>
    <w:rsid w:val="4A902982"/>
    <w:rsid w:val="4D051346"/>
    <w:rsid w:val="4E26519B"/>
    <w:rsid w:val="4EAA63C5"/>
    <w:rsid w:val="510F5610"/>
    <w:rsid w:val="524F59D1"/>
    <w:rsid w:val="54ECB871"/>
    <w:rsid w:val="55DC6A36"/>
    <w:rsid w:val="566FC6C3"/>
    <w:rsid w:val="57736DB3"/>
    <w:rsid w:val="58B41BA7"/>
    <w:rsid w:val="58FD2120"/>
    <w:rsid w:val="5A08C54E"/>
    <w:rsid w:val="5B94FCE6"/>
    <w:rsid w:val="5C014E6A"/>
    <w:rsid w:val="5C57C46C"/>
    <w:rsid w:val="5C9EA9ED"/>
    <w:rsid w:val="5CBEC7F0"/>
    <w:rsid w:val="5D155B09"/>
    <w:rsid w:val="5D1B13CD"/>
    <w:rsid w:val="60D34AA1"/>
    <w:rsid w:val="6229EB02"/>
    <w:rsid w:val="6417AE69"/>
    <w:rsid w:val="65153450"/>
    <w:rsid w:val="66E29ACB"/>
    <w:rsid w:val="672BF155"/>
    <w:rsid w:val="69F43621"/>
    <w:rsid w:val="6AB5CB4F"/>
    <w:rsid w:val="6BCF5DA3"/>
    <w:rsid w:val="6BFED14C"/>
    <w:rsid w:val="6E693077"/>
    <w:rsid w:val="6EBFCD45"/>
    <w:rsid w:val="6ED6A42F"/>
    <w:rsid w:val="7117C638"/>
    <w:rsid w:val="71D55365"/>
    <w:rsid w:val="72A69BB5"/>
    <w:rsid w:val="754ED20D"/>
    <w:rsid w:val="7559A758"/>
    <w:rsid w:val="76850122"/>
    <w:rsid w:val="7726EC73"/>
    <w:rsid w:val="77E4BE55"/>
    <w:rsid w:val="78B796BF"/>
    <w:rsid w:val="78DB40BE"/>
    <w:rsid w:val="79B400F8"/>
    <w:rsid w:val="7B0AA8BF"/>
    <w:rsid w:val="7BD347D1"/>
    <w:rsid w:val="7D1E123C"/>
    <w:rsid w:val="7FF812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93435"/>
  <w15:chartTrackingRefBased/>
  <w15:docId w15:val="{5EC2E867-FFE9-4DD1-AEC5-E5C810DC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Default Paragraph Font" w:uiPriority="1"/>
    <w:lsdException w:name="Subtitle" w:qFormat="1"/>
    <w:lsdException w:name="Strong" w:uiPriority="22" w:qFormat="1"/>
    <w:lsdException w:name="Emphasis" w:qFormat="1"/>
    <w:lsdException w:name="Plain Text" w:uiPriority="99"/>
    <w:lsdException w:name="Normal (Web)"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564F"/>
    <w:pPr>
      <w:spacing w:after="120"/>
    </w:pPr>
    <w:rPr>
      <w:rFonts w:ascii="Arial" w:hAnsi="Arial"/>
      <w:lang w:val="en-GB" w:eastAsia="en-US"/>
    </w:rPr>
  </w:style>
  <w:style w:type="paragraph" w:styleId="Heading1">
    <w:name w:val="heading 1"/>
    <w:aliases w:val="chaptertext,Chaptertext,H1"/>
    <w:basedOn w:val="Normal"/>
    <w:next w:val="Normal"/>
    <w:qFormat/>
    <w:pPr>
      <w:keepNext/>
      <w:keepLines/>
      <w:pageBreakBefore/>
      <w:numPr>
        <w:numId w:val="1"/>
      </w:numPr>
      <w:pBdr>
        <w:bottom w:val="single" w:sz="6" w:space="1" w:color="auto"/>
      </w:pBdr>
      <w:spacing w:before="240" w:after="360"/>
      <w:ind w:right="2835"/>
      <w:outlineLvl w:val="0"/>
    </w:pPr>
    <w:rPr>
      <w:b/>
      <w:sz w:val="30"/>
    </w:rPr>
  </w:style>
  <w:style w:type="paragraph" w:styleId="Heading2">
    <w:name w:val="heading 2"/>
    <w:aliases w:val="H2"/>
    <w:basedOn w:val="Normal"/>
    <w:next w:val="Normal"/>
    <w:qFormat/>
    <w:pPr>
      <w:keepNext/>
      <w:keepLines/>
      <w:numPr>
        <w:ilvl w:val="1"/>
        <w:numId w:val="1"/>
      </w:numPr>
      <w:spacing w:before="240" w:after="240"/>
      <w:ind w:right="2835"/>
      <w:outlineLvl w:val="1"/>
    </w:pPr>
    <w:rPr>
      <w:sz w:val="26"/>
    </w:rPr>
  </w:style>
  <w:style w:type="paragraph" w:styleId="Heading3">
    <w:name w:val="heading 3"/>
    <w:basedOn w:val="Normal"/>
    <w:next w:val="Normal"/>
    <w:qFormat/>
    <w:pPr>
      <w:keepNext/>
      <w:keepLines/>
      <w:numPr>
        <w:ilvl w:val="2"/>
        <w:numId w:val="1"/>
      </w:numPr>
      <w:spacing w:before="240" w:after="240"/>
      <w:ind w:right="-1"/>
      <w:outlineLvl w:val="2"/>
    </w:pPr>
    <w:rPr>
      <w:sz w:val="22"/>
    </w:rPr>
  </w:style>
  <w:style w:type="paragraph" w:styleId="Heading4">
    <w:name w:val="heading 4"/>
    <w:basedOn w:val="Normal"/>
    <w:next w:val="Normal"/>
    <w:link w:val="Heading4Char"/>
    <w:uiPriority w:val="9"/>
    <w:qFormat/>
    <w:pPr>
      <w:keepNext/>
      <w:keepLines/>
      <w:numPr>
        <w:ilvl w:val="3"/>
        <w:numId w:val="1"/>
      </w:numPr>
      <w:spacing w:before="240" w:after="240"/>
      <w:outlineLvl w:val="3"/>
    </w:p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keepNext/>
      <w:keepLines/>
      <w:framePr w:w="2552" w:hSpace="284" w:vSpace="170" w:wrap="around" w:vAnchor="text" w:hAnchor="page" w:x="1418" w:y="1"/>
      <w:numPr>
        <w:ilvl w:val="5"/>
        <w:numId w:val="1"/>
      </w:numPr>
      <w:outlineLvl w:val="5"/>
    </w:pPr>
    <w:rPr>
      <w:i/>
    </w:rPr>
  </w:style>
  <w:style w:type="paragraph" w:styleId="Heading7">
    <w:name w:val="heading 7"/>
    <w:basedOn w:val="Normal"/>
    <w:next w:val="Normal"/>
    <w:qFormat/>
    <w:pPr>
      <w:numPr>
        <w:ilvl w:val="6"/>
        <w:numId w:val="1"/>
      </w:numPr>
      <w:spacing w:before="120" w:after="240"/>
      <w:jc w:val="center"/>
      <w:outlineLvl w:val="6"/>
    </w:pPr>
    <w:rPr>
      <w:i/>
    </w:rPr>
  </w:style>
  <w:style w:type="paragraph" w:styleId="Heading8">
    <w:name w:val="heading 8"/>
    <w:basedOn w:val="Normal"/>
    <w:next w:val="Normal"/>
    <w:qFormat/>
    <w:pPr>
      <w:keepNext/>
      <w:keepLines/>
      <w:numPr>
        <w:ilvl w:val="7"/>
        <w:numId w:val="1"/>
      </w:numPr>
      <w:spacing w:before="120" w:after="240"/>
      <w:jc w:val="center"/>
      <w:outlineLvl w:val="7"/>
    </w:pPr>
    <w:rPr>
      <w:i/>
    </w:rPr>
  </w:style>
  <w:style w:type="paragraph" w:styleId="Heading9">
    <w:name w:val="heading 9"/>
    <w:basedOn w:val="Normal"/>
    <w:next w:val="Normal"/>
    <w:qFormat/>
    <w:pPr>
      <w:numPr>
        <w:ilvl w:val="8"/>
        <w:numId w:val="1"/>
      </w:num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TOC8">
    <w:name w:val="toc 8"/>
    <w:basedOn w:val="Normal"/>
    <w:next w:val="Normal"/>
    <w:semiHidden/>
    <w:pPr>
      <w:spacing w:after="0"/>
      <w:ind w:left="1080"/>
    </w:pPr>
    <w:rPr>
      <w:rFonts w:ascii="Times New Roman" w:hAnsi="Times New Roman"/>
    </w:rPr>
  </w:style>
  <w:style w:type="paragraph" w:styleId="TOC7">
    <w:name w:val="toc 7"/>
    <w:basedOn w:val="Normal"/>
    <w:next w:val="Normal"/>
    <w:semiHidden/>
    <w:pPr>
      <w:spacing w:after="0"/>
      <w:ind w:left="900"/>
    </w:pPr>
    <w:rPr>
      <w:rFonts w:ascii="Times New Roman" w:hAnsi="Times New Roman"/>
    </w:rPr>
  </w:style>
  <w:style w:type="paragraph" w:styleId="TOC6">
    <w:name w:val="toc 6"/>
    <w:basedOn w:val="Normal"/>
    <w:next w:val="Normal"/>
    <w:semiHidden/>
    <w:pPr>
      <w:spacing w:after="0"/>
      <w:ind w:left="720"/>
    </w:pPr>
    <w:rPr>
      <w:rFonts w:ascii="Times New Roman" w:hAnsi="Times New Roman"/>
    </w:rPr>
  </w:style>
  <w:style w:type="paragraph" w:styleId="TOC5">
    <w:name w:val="toc 5"/>
    <w:basedOn w:val="Normal"/>
    <w:next w:val="Normal"/>
    <w:semiHidden/>
    <w:pPr>
      <w:spacing w:after="0"/>
      <w:ind w:left="540"/>
    </w:pPr>
    <w:rPr>
      <w:rFonts w:ascii="Times New Roman" w:hAnsi="Times New Roman"/>
    </w:rPr>
  </w:style>
  <w:style w:type="paragraph" w:styleId="TOC4">
    <w:name w:val="toc 4"/>
    <w:basedOn w:val="Normal"/>
    <w:next w:val="Normal"/>
    <w:semiHidden/>
    <w:pPr>
      <w:spacing w:after="0"/>
      <w:ind w:left="360"/>
    </w:pPr>
    <w:rPr>
      <w:rFonts w:ascii="Times New Roman" w:hAnsi="Times New Roman"/>
    </w:rPr>
  </w:style>
  <w:style w:type="paragraph" w:styleId="TOC3">
    <w:name w:val="toc 3"/>
    <w:basedOn w:val="Normal"/>
    <w:next w:val="Normal"/>
    <w:autoRedefine/>
    <w:uiPriority w:val="39"/>
    <w:rsid w:val="00EB705F"/>
    <w:pPr>
      <w:tabs>
        <w:tab w:val="left" w:pos="-2268"/>
        <w:tab w:val="left" w:pos="-1701"/>
        <w:tab w:val="left" w:pos="-1134"/>
        <w:tab w:val="right" w:leader="dot" w:pos="6236"/>
      </w:tabs>
      <w:spacing w:after="0"/>
      <w:ind w:left="-1701"/>
    </w:pPr>
    <w:rPr>
      <w:noProof/>
    </w:rPr>
  </w:style>
  <w:style w:type="paragraph" w:styleId="TOC2">
    <w:name w:val="toc 2"/>
    <w:basedOn w:val="Normal"/>
    <w:next w:val="Normal"/>
    <w:autoRedefine/>
    <w:uiPriority w:val="39"/>
    <w:pPr>
      <w:tabs>
        <w:tab w:val="left" w:pos="-2268"/>
        <w:tab w:val="left" w:pos="-1701"/>
        <w:tab w:val="left" w:pos="-1134"/>
        <w:tab w:val="right" w:leader="dot" w:pos="6236"/>
      </w:tabs>
      <w:spacing w:after="0"/>
      <w:ind w:left="-2268"/>
    </w:pPr>
    <w:rPr>
      <w:noProof/>
    </w:rPr>
  </w:style>
  <w:style w:type="paragraph" w:styleId="TOC1">
    <w:name w:val="toc 1"/>
    <w:basedOn w:val="Normal"/>
    <w:next w:val="Normal"/>
    <w:autoRedefine/>
    <w:uiPriority w:val="39"/>
    <w:pPr>
      <w:tabs>
        <w:tab w:val="left" w:pos="-2268"/>
        <w:tab w:val="left" w:pos="-1701"/>
        <w:tab w:val="left" w:pos="-850"/>
        <w:tab w:val="right" w:leader="dot" w:pos="6236"/>
      </w:tabs>
      <w:spacing w:before="120" w:after="60"/>
      <w:ind w:left="-2835"/>
    </w:pPr>
    <w:rPr>
      <w:b/>
      <w:caps/>
      <w:noProof/>
      <w:sz w:val="24"/>
    </w:rPr>
  </w:style>
  <w:style w:type="paragraph" w:styleId="Footer">
    <w:name w:val="footer"/>
    <w:basedOn w:val="Normal"/>
    <w:link w:val="FooterChar"/>
    <w:uiPriority w:val="99"/>
    <w:pPr>
      <w:pBdr>
        <w:top w:val="single" w:sz="6" w:space="1" w:color="auto"/>
      </w:pBdr>
      <w:tabs>
        <w:tab w:val="right" w:pos="1701"/>
      </w:tabs>
      <w:spacing w:after="0"/>
      <w:ind w:left="-2835"/>
    </w:pPr>
    <w:rPr>
      <w:noProof/>
      <w:sz w:val="16"/>
    </w:rPr>
  </w:style>
  <w:style w:type="paragraph" w:styleId="Header">
    <w:name w:val="header"/>
    <w:basedOn w:val="Normal"/>
    <w:pPr>
      <w:pBdr>
        <w:bottom w:val="single" w:sz="6" w:space="1" w:color="auto"/>
      </w:pBdr>
      <w:tabs>
        <w:tab w:val="left" w:pos="-2552"/>
        <w:tab w:val="right" w:pos="6237"/>
        <w:tab w:val="right" w:pos="9072"/>
      </w:tabs>
      <w:spacing w:after="0"/>
      <w:ind w:left="-2836"/>
    </w:pPr>
    <w:rPr>
      <w:noProof/>
      <w:sz w:val="16"/>
    </w:rPr>
  </w:style>
  <w:style w:type="character" w:styleId="FootnoteReference">
    <w:name w:val="footnote reference"/>
    <w:semiHidden/>
    <w:rPr>
      <w:position w:val="6"/>
      <w:sz w:val="16"/>
    </w:rPr>
  </w:style>
  <w:style w:type="paragraph" w:styleId="FootnoteText">
    <w:name w:val="footnote text"/>
    <w:basedOn w:val="Normal"/>
    <w:semiHidden/>
    <w:pPr>
      <w:ind w:left="-2552" w:hanging="283"/>
    </w:pPr>
    <w:rPr>
      <w:rFonts w:ascii="Helvetica" w:hAnsi="Helvetica"/>
      <w:sz w:val="16"/>
    </w:rPr>
  </w:style>
  <w:style w:type="paragraph" w:styleId="NormalIndent">
    <w:name w:val="Normal Indent"/>
    <w:basedOn w:val="Normal"/>
    <w:pPr>
      <w:ind w:left="284"/>
    </w:pPr>
    <w:rPr>
      <w:rFonts w:ascii="Helvetica" w:hAnsi="Helvetica"/>
      <w:sz w:val="18"/>
    </w:rPr>
  </w:style>
  <w:style w:type="paragraph" w:styleId="Title">
    <w:name w:val="Title"/>
    <w:basedOn w:val="Normal"/>
    <w:qFormat/>
    <w:pPr>
      <w:tabs>
        <w:tab w:val="right" w:pos="6237"/>
        <w:tab w:val="right" w:pos="8931"/>
      </w:tabs>
      <w:ind w:left="-2835" w:right="-1"/>
    </w:pPr>
    <w:rPr>
      <w:rFonts w:ascii="Helvetica" w:hAnsi="Helvetica"/>
      <w:sz w:val="48"/>
    </w:rPr>
  </w:style>
  <w:style w:type="paragraph" w:customStyle="1" w:styleId="Zfilename">
    <w:name w:val="Zfilename"/>
    <w:basedOn w:val="Normal"/>
    <w:rPr>
      <w:color w:val="FF0000"/>
    </w:rPr>
  </w:style>
  <w:style w:type="paragraph" w:customStyle="1" w:styleId="Majortitle">
    <w:name w:val="Major title"/>
    <w:basedOn w:val="Title"/>
    <w:pPr>
      <w:pBdr>
        <w:bottom w:val="single" w:sz="12" w:space="1" w:color="auto"/>
      </w:pBdr>
      <w:jc w:val="center"/>
    </w:pPr>
    <w:rPr>
      <w:noProof/>
      <w:position w:val="16"/>
      <w:sz w:val="72"/>
    </w:rPr>
  </w:style>
  <w:style w:type="paragraph" w:customStyle="1" w:styleId="Ztolist">
    <w:name w:val="Ztolist"/>
    <w:basedOn w:val="Normal"/>
  </w:style>
  <w:style w:type="paragraph" w:customStyle="1" w:styleId="Tableheading">
    <w:name w:val="Table heading"/>
    <w:basedOn w:val="Normal"/>
    <w:pPr>
      <w:keepNext/>
      <w:keepLines/>
    </w:pPr>
    <w:rPr>
      <w:b/>
      <w:i/>
    </w:rPr>
  </w:style>
  <w:style w:type="paragraph" w:customStyle="1" w:styleId="heading2n">
    <w:name w:val="heading 2n"/>
    <w:basedOn w:val="Heading2"/>
    <w:pPr>
      <w:pageBreakBefore/>
      <w:numPr>
        <w:ilvl w:val="0"/>
        <w:numId w:val="0"/>
      </w:numPr>
      <w:ind w:left="-2268" w:hanging="567"/>
      <w:outlineLvl w:val="9"/>
    </w:pPr>
  </w:style>
  <w:style w:type="paragraph" w:styleId="Subtitle">
    <w:name w:val="Subtitle"/>
    <w:basedOn w:val="Title"/>
    <w:qFormat/>
    <w:rPr>
      <w:rFonts w:ascii="Arial" w:hAnsi="Arial"/>
      <w:noProof/>
      <w:color w:val="0000FF"/>
      <w:sz w:val="26"/>
    </w:rPr>
  </w:style>
  <w:style w:type="paragraph" w:customStyle="1" w:styleId="Zcclist">
    <w:name w:val="Zcclist"/>
    <w:basedOn w:val="Normal"/>
  </w:style>
  <w:style w:type="paragraph" w:customStyle="1" w:styleId="signal">
    <w:name w:val="signal"/>
    <w:basedOn w:val="Normal"/>
    <w:pPr>
      <w:pBdr>
        <w:top w:val="single" w:sz="6" w:space="1" w:color="auto"/>
        <w:left w:val="single" w:sz="6" w:space="1" w:color="auto"/>
        <w:bottom w:val="single" w:sz="6" w:space="1" w:color="auto"/>
        <w:right w:val="single" w:sz="6" w:space="1" w:color="auto"/>
      </w:pBdr>
      <w:spacing w:after="240"/>
    </w:pPr>
    <w:rPr>
      <w:b/>
    </w:rPr>
  </w:style>
  <w:style w:type="paragraph" w:customStyle="1" w:styleId="dropcap">
    <w:name w:val="dropcap"/>
    <w:basedOn w:val="Normal"/>
    <w:pPr>
      <w:framePr w:hSpace="57" w:wrap="around" w:vAnchor="text" w:hAnchor="text" w:y="1"/>
      <w:pBdr>
        <w:top w:val="single" w:sz="6" w:space="1" w:color="auto" w:shadow="1"/>
        <w:left w:val="single" w:sz="6" w:space="1" w:color="auto" w:shadow="1"/>
        <w:bottom w:val="single" w:sz="6" w:space="1" w:color="auto" w:shadow="1"/>
        <w:right w:val="single" w:sz="6" w:space="1" w:color="auto" w:shadow="1"/>
      </w:pBdr>
      <w:spacing w:after="0"/>
    </w:pPr>
    <w:rPr>
      <w:b/>
      <w:sz w:val="48"/>
    </w:rPr>
  </w:style>
  <w:style w:type="paragraph" w:customStyle="1" w:styleId="Ztitle">
    <w:name w:val="Ztitle"/>
    <w:basedOn w:val="Normal"/>
  </w:style>
  <w:style w:type="paragraph" w:customStyle="1" w:styleId="Zclassification">
    <w:name w:val="Zclassification"/>
    <w:basedOn w:val="Normal"/>
  </w:style>
  <w:style w:type="paragraph" w:customStyle="1" w:styleId="Zaudience">
    <w:name w:val="Zaudience"/>
    <w:basedOn w:val="Normal"/>
  </w:style>
  <w:style w:type="paragraph" w:customStyle="1" w:styleId="Zkeywords">
    <w:name w:val="Zkeywords"/>
    <w:basedOn w:val="Normal"/>
  </w:style>
  <w:style w:type="paragraph" w:customStyle="1" w:styleId="Zreference">
    <w:name w:val="Zreference"/>
    <w:basedOn w:val="Normal"/>
  </w:style>
  <w:style w:type="paragraph" w:customStyle="1" w:styleId="Zsynopsis">
    <w:name w:val="Zsynopsis"/>
    <w:basedOn w:val="Normal"/>
  </w:style>
  <w:style w:type="paragraph" w:customStyle="1" w:styleId="Zauthor">
    <w:name w:val="Zauthor"/>
    <w:basedOn w:val="Normal"/>
    <w:pPr>
      <w:keepLines/>
      <w:tabs>
        <w:tab w:val="left" w:pos="0"/>
        <w:tab w:val="left" w:leader="dot" w:pos="3402"/>
      </w:tabs>
      <w:spacing w:before="360" w:after="240"/>
      <w:ind w:hanging="2268"/>
    </w:pPr>
  </w:style>
  <w:style w:type="paragraph" w:customStyle="1" w:styleId="Zapproval">
    <w:name w:val="Zapproval"/>
    <w:basedOn w:val="Zauthor"/>
  </w:style>
  <w:style w:type="paragraph" w:customStyle="1" w:styleId="Zdistribution">
    <w:name w:val="Zdistribution"/>
    <w:basedOn w:val="Normal"/>
  </w:style>
  <w:style w:type="paragraph" w:customStyle="1" w:styleId="Zversion">
    <w:name w:val="Zversion"/>
    <w:basedOn w:val="Normal"/>
  </w:style>
  <w:style w:type="paragraph" w:customStyle="1" w:styleId="normal1">
    <w:name w:val="normal 1"/>
    <w:basedOn w:val="Normal"/>
    <w:pPr>
      <w:ind w:left="284"/>
    </w:pPr>
  </w:style>
  <w:style w:type="paragraph" w:customStyle="1" w:styleId="normal2">
    <w:name w:val="normal 2"/>
    <w:basedOn w:val="normal1"/>
    <w:pPr>
      <w:ind w:left="567"/>
    </w:pPr>
  </w:style>
  <w:style w:type="paragraph" w:customStyle="1" w:styleId="list1">
    <w:name w:val="list 1"/>
    <w:basedOn w:val="Normal"/>
    <w:next w:val="normal1"/>
    <w:pPr>
      <w:ind w:left="284" w:hanging="284"/>
    </w:pPr>
  </w:style>
  <w:style w:type="paragraph" w:customStyle="1" w:styleId="List21">
    <w:name w:val="List 21"/>
    <w:basedOn w:val="list1"/>
    <w:next w:val="normal2"/>
    <w:pPr>
      <w:ind w:left="567"/>
    </w:pPr>
  </w:style>
  <w:style w:type="paragraph" w:customStyle="1" w:styleId="List31">
    <w:name w:val="List 31"/>
    <w:basedOn w:val="List21"/>
    <w:next w:val="normal3"/>
    <w:pPr>
      <w:ind w:left="851"/>
    </w:pPr>
  </w:style>
  <w:style w:type="paragraph" w:customStyle="1" w:styleId="normal3">
    <w:name w:val="normal 3"/>
    <w:basedOn w:val="normal2"/>
    <w:pPr>
      <w:ind w:left="851"/>
    </w:pPr>
  </w:style>
  <w:style w:type="paragraph" w:customStyle="1" w:styleId="listn3">
    <w:name w:val="listn 3"/>
    <w:basedOn w:val="List31"/>
    <w:next w:val="normal3"/>
  </w:style>
  <w:style w:type="paragraph" w:customStyle="1" w:styleId="listn2">
    <w:name w:val="listn 2"/>
    <w:basedOn w:val="List21"/>
    <w:next w:val="normal2"/>
  </w:style>
  <w:style w:type="paragraph" w:customStyle="1" w:styleId="listn1">
    <w:name w:val="listn 1"/>
    <w:basedOn w:val="list1"/>
    <w:next w:val="normal1"/>
  </w:style>
  <w:style w:type="paragraph" w:customStyle="1" w:styleId="Marginheading">
    <w:name w:val="Margin heading"/>
    <w:basedOn w:val="Normal"/>
    <w:next w:val="Normal"/>
    <w:pPr>
      <w:keepNext/>
      <w:framePr w:w="2552" w:hSpace="284" w:vSpace="284" w:wrap="around" w:vAnchor="text" w:hAnchor="page" w:x="1418" w:y="1"/>
    </w:pPr>
    <w:rPr>
      <w:i/>
    </w:rPr>
  </w:style>
  <w:style w:type="paragraph" w:styleId="TOC9">
    <w:name w:val="toc 9"/>
    <w:basedOn w:val="Normal"/>
    <w:next w:val="Normal"/>
    <w:semiHidden/>
    <w:pPr>
      <w:spacing w:after="0"/>
      <w:ind w:left="1260"/>
    </w:pPr>
    <w:rPr>
      <w:rFonts w:ascii="Times New Roman" w:hAnsi="Times New Roman"/>
    </w:rPr>
  </w:style>
  <w:style w:type="paragraph" w:customStyle="1" w:styleId="lista">
    <w:name w:val="lista"/>
    <w:basedOn w:val="Normal"/>
    <w:pPr>
      <w:spacing w:after="240"/>
      <w:ind w:left="2041" w:hanging="340"/>
    </w:pPr>
    <w:rPr>
      <w:rFonts w:ascii="Tms Rmn" w:hAnsi="Tms Rmn"/>
      <w:noProof/>
    </w:rPr>
  </w:style>
  <w:style w:type="paragraph" w:customStyle="1" w:styleId="stycke">
    <w:name w:val="stycke"/>
    <w:basedOn w:val="Normal"/>
    <w:pPr>
      <w:spacing w:after="240"/>
      <w:ind w:left="1701"/>
    </w:pPr>
    <w:rPr>
      <w:rFonts w:ascii="Chicago" w:hAnsi="Chicago"/>
      <w:noProof/>
    </w:rPr>
  </w:style>
  <w:style w:type="paragraph" w:customStyle="1" w:styleId="Appendix1">
    <w:name w:val="Appendix 1"/>
    <w:basedOn w:val="Normal"/>
    <w:next w:val="Normal"/>
    <w:autoRedefine/>
    <w:pPr>
      <w:keepNext/>
      <w:keepLines/>
      <w:pageBreakBefore/>
      <w:numPr>
        <w:numId w:val="2"/>
      </w:numPr>
      <w:pBdr>
        <w:bottom w:val="single" w:sz="6" w:space="1" w:color="auto"/>
      </w:pBdr>
      <w:tabs>
        <w:tab w:val="clear" w:pos="1800"/>
        <w:tab w:val="left" w:pos="-567"/>
      </w:tabs>
      <w:spacing w:before="240" w:after="360"/>
      <w:ind w:left="-2835" w:right="2835" w:firstLine="0"/>
    </w:pPr>
    <w:rPr>
      <w:b/>
      <w:sz w:val="30"/>
    </w:rPr>
  </w:style>
  <w:style w:type="paragraph" w:customStyle="1" w:styleId="Appendix2">
    <w:name w:val="Appendix 2"/>
    <w:basedOn w:val="Normal"/>
    <w:next w:val="Normal"/>
    <w:autoRedefine/>
    <w:pPr>
      <w:keepNext/>
      <w:keepLines/>
      <w:numPr>
        <w:ilvl w:val="1"/>
        <w:numId w:val="2"/>
      </w:numPr>
      <w:tabs>
        <w:tab w:val="clear" w:pos="792"/>
      </w:tabs>
      <w:spacing w:before="240" w:after="240"/>
      <w:ind w:left="-2835" w:right="2835" w:firstLine="0"/>
    </w:pPr>
    <w:rPr>
      <w:sz w:val="26"/>
    </w:rPr>
  </w:style>
  <w:style w:type="paragraph" w:customStyle="1" w:styleId="Appendix3">
    <w:name w:val="Appendix 3"/>
    <w:basedOn w:val="Normal"/>
    <w:next w:val="Normal"/>
    <w:autoRedefine/>
    <w:pPr>
      <w:keepNext/>
      <w:keepLines/>
      <w:numPr>
        <w:ilvl w:val="2"/>
        <w:numId w:val="2"/>
      </w:numPr>
      <w:tabs>
        <w:tab w:val="clear" w:pos="1800"/>
      </w:tabs>
      <w:spacing w:before="240" w:after="240"/>
      <w:ind w:left="0" w:firstLine="0"/>
    </w:pPr>
    <w:rPr>
      <w:sz w:val="22"/>
    </w:rPr>
  </w:style>
  <w:style w:type="paragraph" w:customStyle="1" w:styleId="Appendix4">
    <w:name w:val="Appendix 4"/>
    <w:basedOn w:val="Heading4"/>
    <w:next w:val="Normal"/>
    <w:pPr>
      <w:outlineLvl w:val="9"/>
    </w:pPr>
  </w:style>
  <w:style w:type="paragraph" w:customStyle="1" w:styleId="heading2na">
    <w:name w:val="heading 2na"/>
    <w:pPr>
      <w:spacing w:before="480" w:after="240"/>
      <w:ind w:left="-2835"/>
    </w:pPr>
    <w:rPr>
      <w:rFonts w:ascii="Arial" w:hAnsi="Arial"/>
      <w:noProof/>
      <w:sz w:val="26"/>
      <w:lang w:eastAsia="en-US"/>
    </w:rPr>
  </w:style>
  <w:style w:type="paragraph" w:styleId="TOAHeading">
    <w:name w:val="toa heading"/>
    <w:basedOn w:val="Normal"/>
    <w:next w:val="Normal"/>
    <w:semiHidden/>
    <w:pPr>
      <w:spacing w:before="120"/>
    </w:pPr>
    <w:rPr>
      <w:b/>
      <w:sz w:val="24"/>
    </w:rPr>
  </w:style>
  <w:style w:type="paragraph" w:customStyle="1" w:styleId="company">
    <w:name w:val="company"/>
    <w:basedOn w:val="Zdistribution"/>
    <w:rPr>
      <w:color w:val="FF0000"/>
    </w:rPr>
  </w:style>
  <w:style w:type="paragraph" w:styleId="Caption">
    <w:name w:val="caption"/>
    <w:basedOn w:val="Normal"/>
    <w:next w:val="Normal"/>
    <w:qFormat/>
    <w:pPr>
      <w:spacing w:before="120"/>
    </w:pPr>
    <w:rPr>
      <w:b/>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link w:val="BodyTextChar"/>
    <w:rPr>
      <w:i/>
      <w:iCs/>
      <w:lang w:val="en-US"/>
    </w:rPr>
  </w:style>
  <w:style w:type="character" w:styleId="Hyperlink">
    <w:name w:val="Hyperlink"/>
    <w:rPr>
      <w:color w:val="0000FF"/>
      <w:u w:val="single"/>
    </w:rPr>
  </w:style>
  <w:style w:type="paragraph" w:styleId="BodyText2">
    <w:name w:val="Body Text 2"/>
    <w:basedOn w:val="Normal"/>
    <w:pPr>
      <w:jc w:val="both"/>
    </w:pPr>
    <w:rPr>
      <w:i/>
      <w:iCs/>
      <w:lang w:val="en-US"/>
    </w:rPr>
  </w:style>
  <w:style w:type="paragraph" w:styleId="BodyText3">
    <w:name w:val="Body Text 3"/>
    <w:basedOn w:val="Normal"/>
    <w:pPr>
      <w:jc w:val="center"/>
    </w:pPr>
    <w:rPr>
      <w:lang w:val="de-DE"/>
    </w:rPr>
  </w:style>
  <w:style w:type="character" w:styleId="FollowedHyperlink">
    <w:name w:val="FollowedHyperlink"/>
    <w:rsid w:val="00700D42"/>
    <w:rPr>
      <w:color w:val="800080"/>
      <w:u w:val="single"/>
    </w:rPr>
  </w:style>
  <w:style w:type="paragraph" w:styleId="BalloonText">
    <w:name w:val="Balloon Text"/>
    <w:basedOn w:val="Normal"/>
    <w:semiHidden/>
    <w:rsid w:val="00A00AF8"/>
    <w:rPr>
      <w:rFonts w:ascii="Tahoma" w:hAnsi="Tahoma" w:cs="Tahoma"/>
      <w:sz w:val="16"/>
      <w:szCs w:val="16"/>
    </w:rPr>
  </w:style>
  <w:style w:type="character" w:styleId="PageNumber">
    <w:name w:val="page number"/>
    <w:basedOn w:val="DefaultParagraphFont"/>
    <w:rsid w:val="00DA4869"/>
  </w:style>
  <w:style w:type="paragraph" w:styleId="CommentSubject">
    <w:name w:val="annotation subject"/>
    <w:basedOn w:val="CommentText"/>
    <w:next w:val="CommentText"/>
    <w:semiHidden/>
    <w:rsid w:val="008D5E67"/>
    <w:rPr>
      <w:b/>
      <w:bCs/>
    </w:rPr>
  </w:style>
  <w:style w:type="paragraph" w:customStyle="1" w:styleId="StyleHeading2AdiHaus">
    <w:name w:val="Style Heading 2 + AdiHaus"/>
    <w:basedOn w:val="Heading2"/>
    <w:rsid w:val="00A17793"/>
    <w:pPr>
      <w:numPr>
        <w:ilvl w:val="0"/>
        <w:numId w:val="0"/>
      </w:numPr>
      <w:tabs>
        <w:tab w:val="num" w:pos="1440"/>
      </w:tabs>
      <w:ind w:left="1440" w:right="2837" w:hanging="360"/>
    </w:pPr>
    <w:rPr>
      <w:rFonts w:ascii="AdiHaus" w:eastAsia="Batang" w:hAnsi="AdiHaus"/>
    </w:rPr>
  </w:style>
  <w:style w:type="paragraph" w:customStyle="1" w:styleId="StyleAdiHaus1">
    <w:name w:val="Style AdiHaus1"/>
    <w:basedOn w:val="Normal"/>
    <w:rsid w:val="00A17793"/>
    <w:rPr>
      <w:rFonts w:ascii="AdiHaus" w:eastAsia="Batang" w:hAnsi="AdiHaus"/>
    </w:rPr>
  </w:style>
  <w:style w:type="paragraph" w:customStyle="1" w:styleId="111StyleAdiaus">
    <w:name w:val="1.1.1 Style + Adiaus"/>
    <w:basedOn w:val="Heading4"/>
    <w:rsid w:val="00A17793"/>
    <w:pPr>
      <w:numPr>
        <w:ilvl w:val="0"/>
        <w:numId w:val="0"/>
      </w:numPr>
    </w:pPr>
    <w:rPr>
      <w:rFonts w:eastAsia="Batang" w:cs="Arial"/>
      <w:lang w:val="en-US"/>
    </w:rPr>
  </w:style>
  <w:style w:type="table" w:styleId="TableGrid">
    <w:name w:val="Table Grid"/>
    <w:basedOn w:val="TableNormal"/>
    <w:rsid w:val="00B91907"/>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156880"/>
    <w:pPr>
      <w:spacing w:line="480" w:lineRule="auto"/>
      <w:ind w:left="360"/>
    </w:pPr>
  </w:style>
  <w:style w:type="character" w:customStyle="1" w:styleId="BodyTextChar">
    <w:name w:val="Body Text Char"/>
    <w:link w:val="BodyText"/>
    <w:rsid w:val="008C37A3"/>
    <w:rPr>
      <w:rFonts w:ascii="Arial" w:hAnsi="Arial"/>
      <w:i/>
      <w:iCs/>
      <w:lang w:eastAsia="en-US"/>
    </w:rPr>
  </w:style>
  <w:style w:type="paragraph" w:customStyle="1" w:styleId="CharCharChar">
    <w:name w:val="Char Char Char"/>
    <w:basedOn w:val="Normal"/>
    <w:rsid w:val="000A7814"/>
    <w:pPr>
      <w:spacing w:after="160" w:line="240" w:lineRule="exact"/>
      <w:ind w:right="288"/>
    </w:pPr>
    <w:rPr>
      <w:rFonts w:cs="Arial"/>
      <w:sz w:val="22"/>
      <w:szCs w:val="22"/>
      <w:lang w:val="en-US"/>
    </w:rPr>
  </w:style>
  <w:style w:type="character" w:customStyle="1" w:styleId="FooterChar">
    <w:name w:val="Footer Char"/>
    <w:link w:val="Footer"/>
    <w:uiPriority w:val="99"/>
    <w:rsid w:val="00C97FF9"/>
    <w:rPr>
      <w:rFonts w:ascii="Arial" w:hAnsi="Arial"/>
      <w:noProof/>
      <w:sz w:val="16"/>
      <w:lang w:val="en-GB" w:eastAsia="en-US"/>
    </w:rPr>
  </w:style>
  <w:style w:type="paragraph" w:customStyle="1" w:styleId="Default">
    <w:name w:val="Default"/>
    <w:rsid w:val="00084930"/>
    <w:pPr>
      <w:autoSpaceDE w:val="0"/>
      <w:autoSpaceDN w:val="0"/>
      <w:adjustRightInd w:val="0"/>
    </w:pPr>
    <w:rPr>
      <w:rFonts w:ascii="Arial" w:hAnsi="Arial" w:cs="Arial"/>
      <w:color w:val="000000"/>
      <w:sz w:val="24"/>
      <w:szCs w:val="24"/>
      <w:lang w:eastAsia="zh-CN"/>
    </w:rPr>
  </w:style>
  <w:style w:type="character" w:customStyle="1" w:styleId="hps">
    <w:name w:val="hps"/>
    <w:rsid w:val="00836F34"/>
  </w:style>
  <w:style w:type="character" w:customStyle="1" w:styleId="CommentTextChar">
    <w:name w:val="Comment Text Char"/>
    <w:link w:val="CommentText"/>
    <w:semiHidden/>
    <w:rsid w:val="001605D9"/>
    <w:rPr>
      <w:rFonts w:ascii="Arial" w:hAnsi="Arial"/>
      <w:lang w:val="en-GB" w:eastAsia="en-US"/>
    </w:rPr>
  </w:style>
  <w:style w:type="paragraph" w:styleId="ListParagraph">
    <w:name w:val="List Paragraph"/>
    <w:basedOn w:val="Normal"/>
    <w:uiPriority w:val="34"/>
    <w:qFormat/>
    <w:rsid w:val="00FB40CB"/>
    <w:pPr>
      <w:ind w:left="720"/>
      <w:contextualSpacing/>
    </w:pPr>
  </w:style>
  <w:style w:type="paragraph" w:styleId="NormalWeb">
    <w:name w:val="Normal (Web)"/>
    <w:basedOn w:val="Normal"/>
    <w:uiPriority w:val="99"/>
    <w:unhideWhenUsed/>
    <w:rsid w:val="008A63F1"/>
    <w:pPr>
      <w:spacing w:before="100" w:beforeAutospacing="1" w:after="100" w:afterAutospacing="1"/>
    </w:pPr>
    <w:rPr>
      <w:rFonts w:ascii="Times New Roman" w:eastAsiaTheme="minorEastAsia" w:hAnsi="Times New Roman"/>
      <w:sz w:val="24"/>
      <w:szCs w:val="24"/>
      <w:lang w:val="en-US" w:eastAsia="zh-CN"/>
    </w:rPr>
  </w:style>
  <w:style w:type="paragraph" w:styleId="PlainText">
    <w:name w:val="Plain Text"/>
    <w:basedOn w:val="Normal"/>
    <w:link w:val="PlainTextChar"/>
    <w:uiPriority w:val="99"/>
    <w:unhideWhenUsed/>
    <w:rsid w:val="00676FA4"/>
    <w:pPr>
      <w:spacing w:before="100" w:beforeAutospacing="1" w:after="100" w:afterAutospacing="1"/>
    </w:pPr>
    <w:rPr>
      <w:rFonts w:ascii="Times New Roman" w:eastAsia="Times New Roman" w:hAnsi="Times New Roman"/>
      <w:sz w:val="24"/>
      <w:szCs w:val="24"/>
      <w:lang w:val="de-DE"/>
    </w:rPr>
  </w:style>
  <w:style w:type="character" w:customStyle="1" w:styleId="PlainTextChar">
    <w:name w:val="Plain Text Char"/>
    <w:basedOn w:val="DefaultParagraphFont"/>
    <w:link w:val="PlainText"/>
    <w:uiPriority w:val="99"/>
    <w:rsid w:val="00676FA4"/>
    <w:rPr>
      <w:rFonts w:ascii="Times New Roman" w:eastAsia="Times New Roman" w:hAnsi="Times New Roman"/>
      <w:sz w:val="24"/>
      <w:szCs w:val="24"/>
      <w:lang w:val="de-DE" w:eastAsia="en-US"/>
    </w:rPr>
  </w:style>
  <w:style w:type="character" w:styleId="UnresolvedMention">
    <w:name w:val="Unresolved Mention"/>
    <w:basedOn w:val="DefaultParagraphFont"/>
    <w:uiPriority w:val="99"/>
    <w:semiHidden/>
    <w:unhideWhenUsed/>
    <w:rsid w:val="00E33C3A"/>
    <w:rPr>
      <w:color w:val="605E5C"/>
      <w:shd w:val="clear" w:color="auto" w:fill="E1DFDD"/>
    </w:rPr>
  </w:style>
  <w:style w:type="character" w:customStyle="1" w:styleId="Heading4Char">
    <w:name w:val="Heading 4 Char"/>
    <w:basedOn w:val="DefaultParagraphFont"/>
    <w:link w:val="Heading4"/>
    <w:uiPriority w:val="9"/>
    <w:rsid w:val="00417B15"/>
    <w:rPr>
      <w:rFonts w:ascii="Arial" w:hAnsi="Arial"/>
      <w:lang w:val="en-GB" w:eastAsia="en-US"/>
    </w:rPr>
  </w:style>
  <w:style w:type="character" w:styleId="Mention">
    <w:name w:val="Mention"/>
    <w:basedOn w:val="DefaultParagraphFont"/>
    <w:uiPriority w:val="99"/>
    <w:unhideWhenUsed/>
    <w:rsid w:val="00CB0A76"/>
    <w:rPr>
      <w:color w:val="2B579A"/>
      <w:shd w:val="clear" w:color="auto" w:fill="E1DFDD"/>
    </w:rPr>
  </w:style>
  <w:style w:type="paragraph" w:styleId="Revision">
    <w:name w:val="Revision"/>
    <w:hidden/>
    <w:uiPriority w:val="99"/>
    <w:semiHidden/>
    <w:rsid w:val="00C6344C"/>
    <w:rPr>
      <w:rFonts w:ascii="Arial" w:hAnsi="Arial"/>
      <w:lang w:val="en-GB" w:eastAsia="en-US"/>
    </w:rPr>
  </w:style>
  <w:style w:type="character" w:styleId="Strong">
    <w:name w:val="Strong"/>
    <w:basedOn w:val="DefaultParagraphFont"/>
    <w:uiPriority w:val="22"/>
    <w:qFormat/>
    <w:rsid w:val="003730B8"/>
    <w:rPr>
      <w:b/>
      <w:bCs/>
    </w:rPr>
  </w:style>
  <w:style w:type="character" w:customStyle="1" w:styleId="apple-converted-space">
    <w:name w:val="apple-converted-space"/>
    <w:basedOn w:val="DefaultParagraphFont"/>
    <w:rsid w:val="005D7E3D"/>
  </w:style>
  <w:style w:type="paragraph" w:customStyle="1" w:styleId="ace-line">
    <w:name w:val="ace-line"/>
    <w:basedOn w:val="Normal"/>
    <w:rsid w:val="00496CC2"/>
    <w:pPr>
      <w:spacing w:before="100" w:beforeAutospacing="1" w:after="100" w:afterAutospacing="1"/>
    </w:pPr>
    <w:rPr>
      <w:rFonts w:ascii="SimSun" w:hAnsi="SimSun" w:cs="SimSun"/>
      <w:sz w:val="24"/>
      <w:szCs w:val="24"/>
      <w:lang w:val="en-US" w:eastAsia="zh-CN"/>
    </w:rPr>
  </w:style>
  <w:style w:type="paragraph" w:customStyle="1" w:styleId="23">
    <w:name w:val="附件2标题3"/>
    <w:basedOn w:val="Normal"/>
    <w:link w:val="230"/>
    <w:qFormat/>
    <w:rsid w:val="00496CC2"/>
    <w:pPr>
      <w:numPr>
        <w:numId w:val="25"/>
      </w:numPr>
      <w:spacing w:beforeLines="100" w:before="240" w:after="100" w:afterAutospacing="1"/>
      <w:ind w:left="357" w:hanging="357"/>
      <w:outlineLvl w:val="2"/>
    </w:pPr>
    <w:rPr>
      <w:rFonts w:ascii="STKaiti" w:eastAsia="STKaiti" w:hAnsi="STKaiti" w:cs="SimSun"/>
      <w:sz w:val="24"/>
      <w:szCs w:val="24"/>
      <w:u w:val="single"/>
      <w:lang w:val="en-US" w:eastAsia="zh-CN"/>
    </w:rPr>
  </w:style>
  <w:style w:type="character" w:customStyle="1" w:styleId="230">
    <w:name w:val="附件2标题3 字符"/>
    <w:basedOn w:val="DefaultParagraphFont"/>
    <w:link w:val="23"/>
    <w:rsid w:val="00496CC2"/>
    <w:rPr>
      <w:rFonts w:ascii="STKaiti" w:eastAsia="STKaiti" w:hAnsi="STKaiti" w:cs="SimSun"/>
      <w:sz w:val="24"/>
      <w:szCs w:val="24"/>
      <w:u w:val="single"/>
      <w:lang w:eastAsia="zh-CN"/>
    </w:rPr>
  </w:style>
  <w:style w:type="table" w:styleId="TableGridLight">
    <w:name w:val="Grid Table Light"/>
    <w:basedOn w:val="TableNormal"/>
    <w:uiPriority w:val="40"/>
    <w:rsid w:val="00496CC2"/>
    <w:rPr>
      <w:rFonts w:ascii="Times New Roman" w:hAnsi="Times New Roman"/>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78336">
      <w:bodyDiv w:val="1"/>
      <w:marLeft w:val="0"/>
      <w:marRight w:val="0"/>
      <w:marTop w:val="0"/>
      <w:marBottom w:val="0"/>
      <w:divBdr>
        <w:top w:val="none" w:sz="0" w:space="0" w:color="auto"/>
        <w:left w:val="none" w:sz="0" w:space="0" w:color="auto"/>
        <w:bottom w:val="none" w:sz="0" w:space="0" w:color="auto"/>
        <w:right w:val="none" w:sz="0" w:space="0" w:color="auto"/>
      </w:divBdr>
    </w:div>
    <w:div w:id="225845332">
      <w:bodyDiv w:val="1"/>
      <w:marLeft w:val="0"/>
      <w:marRight w:val="0"/>
      <w:marTop w:val="0"/>
      <w:marBottom w:val="0"/>
      <w:divBdr>
        <w:top w:val="none" w:sz="0" w:space="0" w:color="auto"/>
        <w:left w:val="none" w:sz="0" w:space="0" w:color="auto"/>
        <w:bottom w:val="none" w:sz="0" w:space="0" w:color="auto"/>
        <w:right w:val="none" w:sz="0" w:space="0" w:color="auto"/>
      </w:divBdr>
    </w:div>
    <w:div w:id="240994701">
      <w:bodyDiv w:val="1"/>
      <w:marLeft w:val="0"/>
      <w:marRight w:val="0"/>
      <w:marTop w:val="0"/>
      <w:marBottom w:val="0"/>
      <w:divBdr>
        <w:top w:val="none" w:sz="0" w:space="0" w:color="auto"/>
        <w:left w:val="none" w:sz="0" w:space="0" w:color="auto"/>
        <w:bottom w:val="none" w:sz="0" w:space="0" w:color="auto"/>
        <w:right w:val="none" w:sz="0" w:space="0" w:color="auto"/>
      </w:divBdr>
    </w:div>
    <w:div w:id="376592564">
      <w:bodyDiv w:val="1"/>
      <w:marLeft w:val="0"/>
      <w:marRight w:val="0"/>
      <w:marTop w:val="0"/>
      <w:marBottom w:val="0"/>
      <w:divBdr>
        <w:top w:val="none" w:sz="0" w:space="0" w:color="auto"/>
        <w:left w:val="none" w:sz="0" w:space="0" w:color="auto"/>
        <w:bottom w:val="none" w:sz="0" w:space="0" w:color="auto"/>
        <w:right w:val="none" w:sz="0" w:space="0" w:color="auto"/>
      </w:divBdr>
    </w:div>
    <w:div w:id="384452809">
      <w:bodyDiv w:val="1"/>
      <w:marLeft w:val="0"/>
      <w:marRight w:val="0"/>
      <w:marTop w:val="0"/>
      <w:marBottom w:val="0"/>
      <w:divBdr>
        <w:top w:val="none" w:sz="0" w:space="0" w:color="auto"/>
        <w:left w:val="none" w:sz="0" w:space="0" w:color="auto"/>
        <w:bottom w:val="none" w:sz="0" w:space="0" w:color="auto"/>
        <w:right w:val="none" w:sz="0" w:space="0" w:color="auto"/>
      </w:divBdr>
      <w:divsChild>
        <w:div w:id="1220895855">
          <w:marLeft w:val="0"/>
          <w:marRight w:val="0"/>
          <w:marTop w:val="0"/>
          <w:marBottom w:val="0"/>
          <w:divBdr>
            <w:top w:val="none" w:sz="0" w:space="0" w:color="auto"/>
            <w:left w:val="none" w:sz="0" w:space="0" w:color="auto"/>
            <w:bottom w:val="none" w:sz="0" w:space="0" w:color="auto"/>
            <w:right w:val="none" w:sz="0" w:space="0" w:color="auto"/>
          </w:divBdr>
          <w:divsChild>
            <w:div w:id="1517620714">
              <w:marLeft w:val="0"/>
              <w:marRight w:val="0"/>
              <w:marTop w:val="0"/>
              <w:marBottom w:val="0"/>
              <w:divBdr>
                <w:top w:val="none" w:sz="0" w:space="0" w:color="auto"/>
                <w:left w:val="none" w:sz="0" w:space="0" w:color="auto"/>
                <w:bottom w:val="none" w:sz="0" w:space="0" w:color="auto"/>
                <w:right w:val="none" w:sz="0" w:space="0" w:color="auto"/>
              </w:divBdr>
              <w:divsChild>
                <w:div w:id="579370425">
                  <w:marLeft w:val="0"/>
                  <w:marRight w:val="0"/>
                  <w:marTop w:val="0"/>
                  <w:marBottom w:val="0"/>
                  <w:divBdr>
                    <w:top w:val="none" w:sz="0" w:space="0" w:color="auto"/>
                    <w:left w:val="none" w:sz="0" w:space="0" w:color="auto"/>
                    <w:bottom w:val="none" w:sz="0" w:space="0" w:color="auto"/>
                    <w:right w:val="none" w:sz="0" w:space="0" w:color="auto"/>
                  </w:divBdr>
                  <w:divsChild>
                    <w:div w:id="1709908888">
                      <w:marLeft w:val="0"/>
                      <w:marRight w:val="0"/>
                      <w:marTop w:val="0"/>
                      <w:marBottom w:val="0"/>
                      <w:divBdr>
                        <w:top w:val="none" w:sz="0" w:space="0" w:color="auto"/>
                        <w:left w:val="none" w:sz="0" w:space="0" w:color="auto"/>
                        <w:bottom w:val="none" w:sz="0" w:space="0" w:color="auto"/>
                        <w:right w:val="none" w:sz="0" w:space="0" w:color="auto"/>
                      </w:divBdr>
                      <w:divsChild>
                        <w:div w:id="437068915">
                          <w:marLeft w:val="0"/>
                          <w:marRight w:val="0"/>
                          <w:marTop w:val="0"/>
                          <w:marBottom w:val="0"/>
                          <w:divBdr>
                            <w:top w:val="none" w:sz="0" w:space="0" w:color="auto"/>
                            <w:left w:val="none" w:sz="0" w:space="0" w:color="auto"/>
                            <w:bottom w:val="none" w:sz="0" w:space="0" w:color="auto"/>
                            <w:right w:val="none" w:sz="0" w:space="0" w:color="auto"/>
                          </w:divBdr>
                          <w:divsChild>
                            <w:div w:id="188104335">
                              <w:marLeft w:val="0"/>
                              <w:marRight w:val="0"/>
                              <w:marTop w:val="0"/>
                              <w:marBottom w:val="0"/>
                              <w:divBdr>
                                <w:top w:val="none" w:sz="0" w:space="0" w:color="auto"/>
                                <w:left w:val="none" w:sz="0" w:space="0" w:color="auto"/>
                                <w:bottom w:val="none" w:sz="0" w:space="0" w:color="auto"/>
                                <w:right w:val="none" w:sz="0" w:space="0" w:color="auto"/>
                              </w:divBdr>
                              <w:divsChild>
                                <w:div w:id="1844470197">
                                  <w:marLeft w:val="0"/>
                                  <w:marRight w:val="0"/>
                                  <w:marTop w:val="0"/>
                                  <w:marBottom w:val="0"/>
                                  <w:divBdr>
                                    <w:top w:val="none" w:sz="0" w:space="0" w:color="auto"/>
                                    <w:left w:val="none" w:sz="0" w:space="0" w:color="auto"/>
                                    <w:bottom w:val="none" w:sz="0" w:space="0" w:color="auto"/>
                                    <w:right w:val="none" w:sz="0" w:space="0" w:color="auto"/>
                                  </w:divBdr>
                                  <w:divsChild>
                                    <w:div w:id="1256866877">
                                      <w:marLeft w:val="0"/>
                                      <w:marRight w:val="0"/>
                                      <w:marTop w:val="0"/>
                                      <w:marBottom w:val="0"/>
                                      <w:divBdr>
                                        <w:top w:val="none" w:sz="0" w:space="0" w:color="auto"/>
                                        <w:left w:val="single" w:sz="6" w:space="0" w:color="D6D6D6"/>
                                        <w:bottom w:val="none" w:sz="0" w:space="0" w:color="auto"/>
                                        <w:right w:val="single" w:sz="6" w:space="0" w:color="D6D6D6"/>
                                      </w:divBdr>
                                      <w:divsChild>
                                        <w:div w:id="2081949164">
                                          <w:marLeft w:val="0"/>
                                          <w:marRight w:val="0"/>
                                          <w:marTop w:val="0"/>
                                          <w:marBottom w:val="0"/>
                                          <w:divBdr>
                                            <w:top w:val="none" w:sz="0" w:space="0" w:color="auto"/>
                                            <w:left w:val="none" w:sz="0" w:space="0" w:color="auto"/>
                                            <w:bottom w:val="none" w:sz="0" w:space="0" w:color="auto"/>
                                            <w:right w:val="none" w:sz="0" w:space="0" w:color="auto"/>
                                          </w:divBdr>
                                          <w:divsChild>
                                            <w:div w:id="15708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851428">
      <w:bodyDiv w:val="1"/>
      <w:marLeft w:val="0"/>
      <w:marRight w:val="0"/>
      <w:marTop w:val="0"/>
      <w:marBottom w:val="0"/>
      <w:divBdr>
        <w:top w:val="none" w:sz="0" w:space="0" w:color="auto"/>
        <w:left w:val="none" w:sz="0" w:space="0" w:color="auto"/>
        <w:bottom w:val="none" w:sz="0" w:space="0" w:color="auto"/>
        <w:right w:val="none" w:sz="0" w:space="0" w:color="auto"/>
      </w:divBdr>
      <w:divsChild>
        <w:div w:id="554508818">
          <w:marLeft w:val="0"/>
          <w:marRight w:val="0"/>
          <w:marTop w:val="0"/>
          <w:marBottom w:val="0"/>
          <w:divBdr>
            <w:top w:val="none" w:sz="0" w:space="0" w:color="auto"/>
            <w:left w:val="none" w:sz="0" w:space="0" w:color="auto"/>
            <w:bottom w:val="none" w:sz="0" w:space="0" w:color="auto"/>
            <w:right w:val="none" w:sz="0" w:space="0" w:color="auto"/>
          </w:divBdr>
          <w:divsChild>
            <w:div w:id="519003347">
              <w:marLeft w:val="0"/>
              <w:marRight w:val="0"/>
              <w:marTop w:val="0"/>
              <w:marBottom w:val="0"/>
              <w:divBdr>
                <w:top w:val="none" w:sz="0" w:space="0" w:color="auto"/>
                <w:left w:val="none" w:sz="0" w:space="0" w:color="auto"/>
                <w:bottom w:val="none" w:sz="0" w:space="0" w:color="auto"/>
                <w:right w:val="none" w:sz="0" w:space="0" w:color="auto"/>
              </w:divBdr>
              <w:divsChild>
                <w:div w:id="1732465307">
                  <w:marLeft w:val="0"/>
                  <w:marRight w:val="0"/>
                  <w:marTop w:val="0"/>
                  <w:marBottom w:val="0"/>
                  <w:divBdr>
                    <w:top w:val="none" w:sz="0" w:space="0" w:color="auto"/>
                    <w:left w:val="none" w:sz="0" w:space="0" w:color="auto"/>
                    <w:bottom w:val="none" w:sz="0" w:space="0" w:color="auto"/>
                    <w:right w:val="none" w:sz="0" w:space="0" w:color="auto"/>
                  </w:divBdr>
                  <w:divsChild>
                    <w:div w:id="798299430">
                      <w:marLeft w:val="0"/>
                      <w:marRight w:val="0"/>
                      <w:marTop w:val="0"/>
                      <w:marBottom w:val="0"/>
                      <w:divBdr>
                        <w:top w:val="none" w:sz="0" w:space="0" w:color="auto"/>
                        <w:left w:val="none" w:sz="0" w:space="0" w:color="auto"/>
                        <w:bottom w:val="none" w:sz="0" w:space="0" w:color="auto"/>
                        <w:right w:val="none" w:sz="0" w:space="0" w:color="auto"/>
                      </w:divBdr>
                      <w:divsChild>
                        <w:div w:id="956528396">
                          <w:marLeft w:val="0"/>
                          <w:marRight w:val="0"/>
                          <w:marTop w:val="0"/>
                          <w:marBottom w:val="0"/>
                          <w:divBdr>
                            <w:top w:val="none" w:sz="0" w:space="0" w:color="auto"/>
                            <w:left w:val="none" w:sz="0" w:space="0" w:color="auto"/>
                            <w:bottom w:val="none" w:sz="0" w:space="0" w:color="auto"/>
                            <w:right w:val="none" w:sz="0" w:space="0" w:color="auto"/>
                          </w:divBdr>
                          <w:divsChild>
                            <w:div w:id="1481313823">
                              <w:marLeft w:val="0"/>
                              <w:marRight w:val="0"/>
                              <w:marTop w:val="0"/>
                              <w:marBottom w:val="0"/>
                              <w:divBdr>
                                <w:top w:val="none" w:sz="0" w:space="0" w:color="auto"/>
                                <w:left w:val="none" w:sz="0" w:space="0" w:color="auto"/>
                                <w:bottom w:val="none" w:sz="0" w:space="0" w:color="auto"/>
                                <w:right w:val="none" w:sz="0" w:space="0" w:color="auto"/>
                              </w:divBdr>
                              <w:divsChild>
                                <w:div w:id="923759349">
                                  <w:marLeft w:val="0"/>
                                  <w:marRight w:val="0"/>
                                  <w:marTop w:val="0"/>
                                  <w:marBottom w:val="0"/>
                                  <w:divBdr>
                                    <w:top w:val="none" w:sz="0" w:space="0" w:color="auto"/>
                                    <w:left w:val="none" w:sz="0" w:space="0" w:color="auto"/>
                                    <w:bottom w:val="none" w:sz="0" w:space="0" w:color="auto"/>
                                    <w:right w:val="none" w:sz="0" w:space="0" w:color="auto"/>
                                  </w:divBdr>
                                  <w:divsChild>
                                    <w:div w:id="39942631">
                                      <w:marLeft w:val="60"/>
                                      <w:marRight w:val="0"/>
                                      <w:marTop w:val="0"/>
                                      <w:marBottom w:val="0"/>
                                      <w:divBdr>
                                        <w:top w:val="none" w:sz="0" w:space="0" w:color="auto"/>
                                        <w:left w:val="none" w:sz="0" w:space="0" w:color="auto"/>
                                        <w:bottom w:val="none" w:sz="0" w:space="0" w:color="auto"/>
                                        <w:right w:val="none" w:sz="0" w:space="0" w:color="auto"/>
                                      </w:divBdr>
                                      <w:divsChild>
                                        <w:div w:id="922301437">
                                          <w:marLeft w:val="0"/>
                                          <w:marRight w:val="0"/>
                                          <w:marTop w:val="0"/>
                                          <w:marBottom w:val="0"/>
                                          <w:divBdr>
                                            <w:top w:val="none" w:sz="0" w:space="0" w:color="auto"/>
                                            <w:left w:val="none" w:sz="0" w:space="0" w:color="auto"/>
                                            <w:bottom w:val="none" w:sz="0" w:space="0" w:color="auto"/>
                                            <w:right w:val="none" w:sz="0" w:space="0" w:color="auto"/>
                                          </w:divBdr>
                                          <w:divsChild>
                                            <w:div w:id="1983845769">
                                              <w:marLeft w:val="0"/>
                                              <w:marRight w:val="0"/>
                                              <w:marTop w:val="0"/>
                                              <w:marBottom w:val="120"/>
                                              <w:divBdr>
                                                <w:top w:val="single" w:sz="6" w:space="0" w:color="F5F5F5"/>
                                                <w:left w:val="single" w:sz="6" w:space="0" w:color="F5F5F5"/>
                                                <w:bottom w:val="single" w:sz="6" w:space="0" w:color="F5F5F5"/>
                                                <w:right w:val="single" w:sz="6" w:space="0" w:color="F5F5F5"/>
                                              </w:divBdr>
                                              <w:divsChild>
                                                <w:div w:id="1191142797">
                                                  <w:marLeft w:val="0"/>
                                                  <w:marRight w:val="0"/>
                                                  <w:marTop w:val="0"/>
                                                  <w:marBottom w:val="0"/>
                                                  <w:divBdr>
                                                    <w:top w:val="none" w:sz="0" w:space="0" w:color="auto"/>
                                                    <w:left w:val="none" w:sz="0" w:space="0" w:color="auto"/>
                                                    <w:bottom w:val="none" w:sz="0" w:space="0" w:color="auto"/>
                                                    <w:right w:val="none" w:sz="0" w:space="0" w:color="auto"/>
                                                  </w:divBdr>
                                                  <w:divsChild>
                                                    <w:div w:id="2092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580985">
      <w:bodyDiv w:val="1"/>
      <w:marLeft w:val="0"/>
      <w:marRight w:val="0"/>
      <w:marTop w:val="0"/>
      <w:marBottom w:val="0"/>
      <w:divBdr>
        <w:top w:val="none" w:sz="0" w:space="0" w:color="auto"/>
        <w:left w:val="none" w:sz="0" w:space="0" w:color="auto"/>
        <w:bottom w:val="none" w:sz="0" w:space="0" w:color="auto"/>
        <w:right w:val="none" w:sz="0" w:space="0" w:color="auto"/>
      </w:divBdr>
      <w:divsChild>
        <w:div w:id="14892357">
          <w:marLeft w:val="0"/>
          <w:marRight w:val="0"/>
          <w:marTop w:val="0"/>
          <w:marBottom w:val="0"/>
          <w:divBdr>
            <w:top w:val="none" w:sz="0" w:space="0" w:color="auto"/>
            <w:left w:val="none" w:sz="0" w:space="0" w:color="auto"/>
            <w:bottom w:val="none" w:sz="0" w:space="0" w:color="auto"/>
            <w:right w:val="none" w:sz="0" w:space="0" w:color="auto"/>
          </w:divBdr>
          <w:divsChild>
            <w:div w:id="1422992700">
              <w:marLeft w:val="0"/>
              <w:marRight w:val="0"/>
              <w:marTop w:val="0"/>
              <w:marBottom w:val="0"/>
              <w:divBdr>
                <w:top w:val="none" w:sz="0" w:space="0" w:color="auto"/>
                <w:left w:val="none" w:sz="0" w:space="0" w:color="auto"/>
                <w:bottom w:val="none" w:sz="0" w:space="0" w:color="auto"/>
                <w:right w:val="none" w:sz="0" w:space="0" w:color="auto"/>
              </w:divBdr>
              <w:divsChild>
                <w:div w:id="1201553381">
                  <w:marLeft w:val="0"/>
                  <w:marRight w:val="0"/>
                  <w:marTop w:val="0"/>
                  <w:marBottom w:val="0"/>
                  <w:divBdr>
                    <w:top w:val="none" w:sz="0" w:space="0" w:color="auto"/>
                    <w:left w:val="none" w:sz="0" w:space="0" w:color="auto"/>
                    <w:bottom w:val="none" w:sz="0" w:space="0" w:color="auto"/>
                    <w:right w:val="none" w:sz="0" w:space="0" w:color="auto"/>
                  </w:divBdr>
                  <w:divsChild>
                    <w:div w:id="1366439972">
                      <w:marLeft w:val="0"/>
                      <w:marRight w:val="0"/>
                      <w:marTop w:val="0"/>
                      <w:marBottom w:val="0"/>
                      <w:divBdr>
                        <w:top w:val="none" w:sz="0" w:space="0" w:color="auto"/>
                        <w:left w:val="none" w:sz="0" w:space="0" w:color="auto"/>
                        <w:bottom w:val="none" w:sz="0" w:space="0" w:color="auto"/>
                        <w:right w:val="none" w:sz="0" w:space="0" w:color="auto"/>
                      </w:divBdr>
                      <w:divsChild>
                        <w:div w:id="1848011419">
                          <w:marLeft w:val="0"/>
                          <w:marRight w:val="0"/>
                          <w:marTop w:val="0"/>
                          <w:marBottom w:val="0"/>
                          <w:divBdr>
                            <w:top w:val="none" w:sz="0" w:space="0" w:color="auto"/>
                            <w:left w:val="none" w:sz="0" w:space="0" w:color="auto"/>
                            <w:bottom w:val="none" w:sz="0" w:space="0" w:color="auto"/>
                            <w:right w:val="none" w:sz="0" w:space="0" w:color="auto"/>
                          </w:divBdr>
                          <w:divsChild>
                            <w:div w:id="1653408127">
                              <w:marLeft w:val="0"/>
                              <w:marRight w:val="0"/>
                              <w:marTop w:val="0"/>
                              <w:marBottom w:val="0"/>
                              <w:divBdr>
                                <w:top w:val="none" w:sz="0" w:space="0" w:color="auto"/>
                                <w:left w:val="none" w:sz="0" w:space="0" w:color="auto"/>
                                <w:bottom w:val="none" w:sz="0" w:space="0" w:color="auto"/>
                                <w:right w:val="none" w:sz="0" w:space="0" w:color="auto"/>
                              </w:divBdr>
                              <w:divsChild>
                                <w:div w:id="375812924">
                                  <w:marLeft w:val="0"/>
                                  <w:marRight w:val="0"/>
                                  <w:marTop w:val="0"/>
                                  <w:marBottom w:val="0"/>
                                  <w:divBdr>
                                    <w:top w:val="none" w:sz="0" w:space="0" w:color="auto"/>
                                    <w:left w:val="none" w:sz="0" w:space="0" w:color="auto"/>
                                    <w:bottom w:val="none" w:sz="0" w:space="0" w:color="auto"/>
                                    <w:right w:val="none" w:sz="0" w:space="0" w:color="auto"/>
                                  </w:divBdr>
                                  <w:divsChild>
                                    <w:div w:id="454181423">
                                      <w:marLeft w:val="0"/>
                                      <w:marRight w:val="0"/>
                                      <w:marTop w:val="0"/>
                                      <w:marBottom w:val="0"/>
                                      <w:divBdr>
                                        <w:top w:val="none" w:sz="0" w:space="0" w:color="auto"/>
                                        <w:left w:val="single" w:sz="6" w:space="0" w:color="D6D6D6"/>
                                        <w:bottom w:val="none" w:sz="0" w:space="0" w:color="auto"/>
                                        <w:right w:val="single" w:sz="6" w:space="0" w:color="D6D6D6"/>
                                      </w:divBdr>
                                      <w:divsChild>
                                        <w:div w:id="1639190636">
                                          <w:marLeft w:val="0"/>
                                          <w:marRight w:val="0"/>
                                          <w:marTop w:val="0"/>
                                          <w:marBottom w:val="0"/>
                                          <w:divBdr>
                                            <w:top w:val="none" w:sz="0" w:space="0" w:color="auto"/>
                                            <w:left w:val="none" w:sz="0" w:space="0" w:color="auto"/>
                                            <w:bottom w:val="none" w:sz="0" w:space="0" w:color="auto"/>
                                            <w:right w:val="none" w:sz="0" w:space="0" w:color="auto"/>
                                          </w:divBdr>
                                          <w:divsChild>
                                            <w:div w:id="20362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341326">
      <w:bodyDiv w:val="1"/>
      <w:marLeft w:val="0"/>
      <w:marRight w:val="0"/>
      <w:marTop w:val="0"/>
      <w:marBottom w:val="0"/>
      <w:divBdr>
        <w:top w:val="none" w:sz="0" w:space="0" w:color="auto"/>
        <w:left w:val="none" w:sz="0" w:space="0" w:color="auto"/>
        <w:bottom w:val="none" w:sz="0" w:space="0" w:color="auto"/>
        <w:right w:val="none" w:sz="0" w:space="0" w:color="auto"/>
      </w:divBdr>
    </w:div>
    <w:div w:id="870650099">
      <w:bodyDiv w:val="1"/>
      <w:marLeft w:val="0"/>
      <w:marRight w:val="0"/>
      <w:marTop w:val="0"/>
      <w:marBottom w:val="0"/>
      <w:divBdr>
        <w:top w:val="none" w:sz="0" w:space="0" w:color="auto"/>
        <w:left w:val="none" w:sz="0" w:space="0" w:color="auto"/>
        <w:bottom w:val="none" w:sz="0" w:space="0" w:color="auto"/>
        <w:right w:val="none" w:sz="0" w:space="0" w:color="auto"/>
      </w:divBdr>
    </w:div>
    <w:div w:id="1152017467">
      <w:bodyDiv w:val="1"/>
      <w:marLeft w:val="0"/>
      <w:marRight w:val="0"/>
      <w:marTop w:val="0"/>
      <w:marBottom w:val="0"/>
      <w:divBdr>
        <w:top w:val="none" w:sz="0" w:space="0" w:color="auto"/>
        <w:left w:val="none" w:sz="0" w:space="0" w:color="auto"/>
        <w:bottom w:val="none" w:sz="0" w:space="0" w:color="auto"/>
        <w:right w:val="none" w:sz="0" w:space="0" w:color="auto"/>
      </w:divBdr>
    </w:div>
    <w:div w:id="1195509088">
      <w:bodyDiv w:val="1"/>
      <w:marLeft w:val="0"/>
      <w:marRight w:val="0"/>
      <w:marTop w:val="0"/>
      <w:marBottom w:val="0"/>
      <w:divBdr>
        <w:top w:val="none" w:sz="0" w:space="0" w:color="auto"/>
        <w:left w:val="none" w:sz="0" w:space="0" w:color="auto"/>
        <w:bottom w:val="none" w:sz="0" w:space="0" w:color="auto"/>
        <w:right w:val="none" w:sz="0" w:space="0" w:color="auto"/>
      </w:divBdr>
    </w:div>
    <w:div w:id="1270774646">
      <w:bodyDiv w:val="1"/>
      <w:marLeft w:val="0"/>
      <w:marRight w:val="0"/>
      <w:marTop w:val="0"/>
      <w:marBottom w:val="0"/>
      <w:divBdr>
        <w:top w:val="none" w:sz="0" w:space="0" w:color="auto"/>
        <w:left w:val="none" w:sz="0" w:space="0" w:color="auto"/>
        <w:bottom w:val="none" w:sz="0" w:space="0" w:color="auto"/>
        <w:right w:val="none" w:sz="0" w:space="0" w:color="auto"/>
      </w:divBdr>
      <w:divsChild>
        <w:div w:id="1471436801">
          <w:marLeft w:val="0"/>
          <w:marRight w:val="0"/>
          <w:marTop w:val="0"/>
          <w:marBottom w:val="0"/>
          <w:divBdr>
            <w:top w:val="none" w:sz="0" w:space="0" w:color="auto"/>
            <w:left w:val="none" w:sz="0" w:space="0" w:color="auto"/>
            <w:bottom w:val="none" w:sz="0" w:space="0" w:color="auto"/>
            <w:right w:val="none" w:sz="0" w:space="0" w:color="auto"/>
          </w:divBdr>
          <w:divsChild>
            <w:div w:id="454102589">
              <w:marLeft w:val="0"/>
              <w:marRight w:val="0"/>
              <w:marTop w:val="0"/>
              <w:marBottom w:val="0"/>
              <w:divBdr>
                <w:top w:val="none" w:sz="0" w:space="0" w:color="auto"/>
                <w:left w:val="none" w:sz="0" w:space="0" w:color="auto"/>
                <w:bottom w:val="none" w:sz="0" w:space="0" w:color="auto"/>
                <w:right w:val="none" w:sz="0" w:space="0" w:color="auto"/>
              </w:divBdr>
              <w:divsChild>
                <w:div w:id="423041840">
                  <w:marLeft w:val="0"/>
                  <w:marRight w:val="0"/>
                  <w:marTop w:val="0"/>
                  <w:marBottom w:val="0"/>
                  <w:divBdr>
                    <w:top w:val="none" w:sz="0" w:space="0" w:color="auto"/>
                    <w:left w:val="none" w:sz="0" w:space="0" w:color="auto"/>
                    <w:bottom w:val="none" w:sz="0" w:space="0" w:color="auto"/>
                    <w:right w:val="none" w:sz="0" w:space="0" w:color="auto"/>
                  </w:divBdr>
                  <w:divsChild>
                    <w:div w:id="1529484450">
                      <w:marLeft w:val="0"/>
                      <w:marRight w:val="0"/>
                      <w:marTop w:val="0"/>
                      <w:marBottom w:val="0"/>
                      <w:divBdr>
                        <w:top w:val="none" w:sz="0" w:space="0" w:color="auto"/>
                        <w:left w:val="none" w:sz="0" w:space="0" w:color="auto"/>
                        <w:bottom w:val="none" w:sz="0" w:space="0" w:color="auto"/>
                        <w:right w:val="none" w:sz="0" w:space="0" w:color="auto"/>
                      </w:divBdr>
                      <w:divsChild>
                        <w:div w:id="774712225">
                          <w:marLeft w:val="0"/>
                          <w:marRight w:val="0"/>
                          <w:marTop w:val="0"/>
                          <w:marBottom w:val="0"/>
                          <w:divBdr>
                            <w:top w:val="none" w:sz="0" w:space="0" w:color="auto"/>
                            <w:left w:val="none" w:sz="0" w:space="0" w:color="auto"/>
                            <w:bottom w:val="none" w:sz="0" w:space="0" w:color="auto"/>
                            <w:right w:val="none" w:sz="0" w:space="0" w:color="auto"/>
                          </w:divBdr>
                          <w:divsChild>
                            <w:div w:id="2041735970">
                              <w:marLeft w:val="0"/>
                              <w:marRight w:val="0"/>
                              <w:marTop w:val="0"/>
                              <w:marBottom w:val="0"/>
                              <w:divBdr>
                                <w:top w:val="none" w:sz="0" w:space="0" w:color="auto"/>
                                <w:left w:val="none" w:sz="0" w:space="0" w:color="auto"/>
                                <w:bottom w:val="none" w:sz="0" w:space="0" w:color="auto"/>
                                <w:right w:val="none" w:sz="0" w:space="0" w:color="auto"/>
                              </w:divBdr>
                              <w:divsChild>
                                <w:div w:id="1610047274">
                                  <w:marLeft w:val="0"/>
                                  <w:marRight w:val="0"/>
                                  <w:marTop w:val="0"/>
                                  <w:marBottom w:val="0"/>
                                  <w:divBdr>
                                    <w:top w:val="none" w:sz="0" w:space="0" w:color="auto"/>
                                    <w:left w:val="none" w:sz="0" w:space="0" w:color="auto"/>
                                    <w:bottom w:val="none" w:sz="0" w:space="0" w:color="auto"/>
                                    <w:right w:val="none" w:sz="0" w:space="0" w:color="auto"/>
                                  </w:divBdr>
                                  <w:divsChild>
                                    <w:div w:id="1971472478">
                                      <w:marLeft w:val="60"/>
                                      <w:marRight w:val="0"/>
                                      <w:marTop w:val="0"/>
                                      <w:marBottom w:val="0"/>
                                      <w:divBdr>
                                        <w:top w:val="none" w:sz="0" w:space="0" w:color="auto"/>
                                        <w:left w:val="none" w:sz="0" w:space="0" w:color="auto"/>
                                        <w:bottom w:val="none" w:sz="0" w:space="0" w:color="auto"/>
                                        <w:right w:val="none" w:sz="0" w:space="0" w:color="auto"/>
                                      </w:divBdr>
                                      <w:divsChild>
                                        <w:div w:id="1651053599">
                                          <w:marLeft w:val="0"/>
                                          <w:marRight w:val="0"/>
                                          <w:marTop w:val="0"/>
                                          <w:marBottom w:val="0"/>
                                          <w:divBdr>
                                            <w:top w:val="none" w:sz="0" w:space="0" w:color="auto"/>
                                            <w:left w:val="none" w:sz="0" w:space="0" w:color="auto"/>
                                            <w:bottom w:val="none" w:sz="0" w:space="0" w:color="auto"/>
                                            <w:right w:val="none" w:sz="0" w:space="0" w:color="auto"/>
                                          </w:divBdr>
                                          <w:divsChild>
                                            <w:div w:id="1243680775">
                                              <w:marLeft w:val="0"/>
                                              <w:marRight w:val="0"/>
                                              <w:marTop w:val="0"/>
                                              <w:marBottom w:val="120"/>
                                              <w:divBdr>
                                                <w:top w:val="single" w:sz="6" w:space="0" w:color="F5F5F5"/>
                                                <w:left w:val="single" w:sz="6" w:space="0" w:color="F5F5F5"/>
                                                <w:bottom w:val="single" w:sz="6" w:space="0" w:color="F5F5F5"/>
                                                <w:right w:val="single" w:sz="6" w:space="0" w:color="F5F5F5"/>
                                              </w:divBdr>
                                              <w:divsChild>
                                                <w:div w:id="646669251">
                                                  <w:marLeft w:val="0"/>
                                                  <w:marRight w:val="0"/>
                                                  <w:marTop w:val="0"/>
                                                  <w:marBottom w:val="0"/>
                                                  <w:divBdr>
                                                    <w:top w:val="none" w:sz="0" w:space="0" w:color="auto"/>
                                                    <w:left w:val="none" w:sz="0" w:space="0" w:color="auto"/>
                                                    <w:bottom w:val="none" w:sz="0" w:space="0" w:color="auto"/>
                                                    <w:right w:val="none" w:sz="0" w:space="0" w:color="auto"/>
                                                  </w:divBdr>
                                                  <w:divsChild>
                                                    <w:div w:id="14414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978637">
      <w:bodyDiv w:val="1"/>
      <w:marLeft w:val="0"/>
      <w:marRight w:val="0"/>
      <w:marTop w:val="0"/>
      <w:marBottom w:val="0"/>
      <w:divBdr>
        <w:top w:val="none" w:sz="0" w:space="0" w:color="auto"/>
        <w:left w:val="none" w:sz="0" w:space="0" w:color="auto"/>
        <w:bottom w:val="none" w:sz="0" w:space="0" w:color="auto"/>
        <w:right w:val="none" w:sz="0" w:space="0" w:color="auto"/>
      </w:divBdr>
      <w:divsChild>
        <w:div w:id="1029405760">
          <w:marLeft w:val="0"/>
          <w:marRight w:val="0"/>
          <w:marTop w:val="0"/>
          <w:marBottom w:val="0"/>
          <w:divBdr>
            <w:top w:val="none" w:sz="0" w:space="0" w:color="auto"/>
            <w:left w:val="none" w:sz="0" w:space="0" w:color="auto"/>
            <w:bottom w:val="none" w:sz="0" w:space="0" w:color="auto"/>
            <w:right w:val="none" w:sz="0" w:space="0" w:color="auto"/>
          </w:divBdr>
        </w:div>
      </w:divsChild>
    </w:div>
    <w:div w:id="1331907907">
      <w:bodyDiv w:val="1"/>
      <w:marLeft w:val="0"/>
      <w:marRight w:val="0"/>
      <w:marTop w:val="0"/>
      <w:marBottom w:val="0"/>
      <w:divBdr>
        <w:top w:val="none" w:sz="0" w:space="0" w:color="auto"/>
        <w:left w:val="none" w:sz="0" w:space="0" w:color="auto"/>
        <w:bottom w:val="none" w:sz="0" w:space="0" w:color="auto"/>
        <w:right w:val="none" w:sz="0" w:space="0" w:color="auto"/>
      </w:divBdr>
    </w:div>
    <w:div w:id="1476139050">
      <w:bodyDiv w:val="1"/>
      <w:marLeft w:val="0"/>
      <w:marRight w:val="0"/>
      <w:marTop w:val="0"/>
      <w:marBottom w:val="0"/>
      <w:divBdr>
        <w:top w:val="none" w:sz="0" w:space="0" w:color="auto"/>
        <w:left w:val="none" w:sz="0" w:space="0" w:color="auto"/>
        <w:bottom w:val="none" w:sz="0" w:space="0" w:color="auto"/>
        <w:right w:val="none" w:sz="0" w:space="0" w:color="auto"/>
      </w:divBdr>
    </w:div>
    <w:div w:id="1609892737">
      <w:bodyDiv w:val="1"/>
      <w:marLeft w:val="0"/>
      <w:marRight w:val="0"/>
      <w:marTop w:val="0"/>
      <w:marBottom w:val="0"/>
      <w:divBdr>
        <w:top w:val="none" w:sz="0" w:space="0" w:color="auto"/>
        <w:left w:val="none" w:sz="0" w:space="0" w:color="auto"/>
        <w:bottom w:val="none" w:sz="0" w:space="0" w:color="auto"/>
        <w:right w:val="none" w:sz="0" w:space="0" w:color="auto"/>
      </w:divBdr>
    </w:div>
    <w:div w:id="1699044037">
      <w:bodyDiv w:val="1"/>
      <w:marLeft w:val="0"/>
      <w:marRight w:val="0"/>
      <w:marTop w:val="0"/>
      <w:marBottom w:val="0"/>
      <w:divBdr>
        <w:top w:val="none" w:sz="0" w:space="0" w:color="auto"/>
        <w:left w:val="none" w:sz="0" w:space="0" w:color="auto"/>
        <w:bottom w:val="none" w:sz="0" w:space="0" w:color="auto"/>
        <w:right w:val="none" w:sz="0" w:space="0" w:color="auto"/>
      </w:divBdr>
    </w:div>
    <w:div w:id="1735661846">
      <w:bodyDiv w:val="1"/>
      <w:marLeft w:val="0"/>
      <w:marRight w:val="0"/>
      <w:marTop w:val="0"/>
      <w:marBottom w:val="0"/>
      <w:divBdr>
        <w:top w:val="none" w:sz="0" w:space="0" w:color="auto"/>
        <w:left w:val="none" w:sz="0" w:space="0" w:color="auto"/>
        <w:bottom w:val="none" w:sz="0" w:space="0" w:color="auto"/>
        <w:right w:val="none" w:sz="0" w:space="0" w:color="auto"/>
      </w:divBdr>
      <w:divsChild>
        <w:div w:id="1609510568">
          <w:marLeft w:val="0"/>
          <w:marRight w:val="0"/>
          <w:marTop w:val="0"/>
          <w:marBottom w:val="0"/>
          <w:divBdr>
            <w:top w:val="none" w:sz="0" w:space="0" w:color="auto"/>
            <w:left w:val="none" w:sz="0" w:space="0" w:color="auto"/>
            <w:bottom w:val="none" w:sz="0" w:space="0" w:color="auto"/>
            <w:right w:val="none" w:sz="0" w:space="0" w:color="auto"/>
          </w:divBdr>
          <w:divsChild>
            <w:div w:id="51119357">
              <w:marLeft w:val="0"/>
              <w:marRight w:val="0"/>
              <w:marTop w:val="0"/>
              <w:marBottom w:val="0"/>
              <w:divBdr>
                <w:top w:val="none" w:sz="0" w:space="0" w:color="auto"/>
                <w:left w:val="none" w:sz="0" w:space="0" w:color="auto"/>
                <w:bottom w:val="none" w:sz="0" w:space="0" w:color="auto"/>
                <w:right w:val="none" w:sz="0" w:space="0" w:color="auto"/>
              </w:divBdr>
              <w:divsChild>
                <w:div w:id="502361930">
                  <w:marLeft w:val="0"/>
                  <w:marRight w:val="0"/>
                  <w:marTop w:val="0"/>
                  <w:marBottom w:val="0"/>
                  <w:divBdr>
                    <w:top w:val="none" w:sz="0" w:space="0" w:color="auto"/>
                    <w:left w:val="none" w:sz="0" w:space="0" w:color="auto"/>
                    <w:bottom w:val="none" w:sz="0" w:space="0" w:color="auto"/>
                    <w:right w:val="none" w:sz="0" w:space="0" w:color="auto"/>
                  </w:divBdr>
                  <w:divsChild>
                    <w:div w:id="2011759183">
                      <w:marLeft w:val="0"/>
                      <w:marRight w:val="0"/>
                      <w:marTop w:val="0"/>
                      <w:marBottom w:val="0"/>
                      <w:divBdr>
                        <w:top w:val="none" w:sz="0" w:space="0" w:color="auto"/>
                        <w:left w:val="none" w:sz="0" w:space="0" w:color="auto"/>
                        <w:bottom w:val="none" w:sz="0" w:space="0" w:color="auto"/>
                        <w:right w:val="none" w:sz="0" w:space="0" w:color="auto"/>
                      </w:divBdr>
                      <w:divsChild>
                        <w:div w:id="610433336">
                          <w:marLeft w:val="0"/>
                          <w:marRight w:val="0"/>
                          <w:marTop w:val="0"/>
                          <w:marBottom w:val="0"/>
                          <w:divBdr>
                            <w:top w:val="none" w:sz="0" w:space="0" w:color="auto"/>
                            <w:left w:val="none" w:sz="0" w:space="0" w:color="auto"/>
                            <w:bottom w:val="none" w:sz="0" w:space="0" w:color="auto"/>
                            <w:right w:val="none" w:sz="0" w:space="0" w:color="auto"/>
                          </w:divBdr>
                          <w:divsChild>
                            <w:div w:id="1494447964">
                              <w:marLeft w:val="0"/>
                              <w:marRight w:val="0"/>
                              <w:marTop w:val="0"/>
                              <w:marBottom w:val="0"/>
                              <w:divBdr>
                                <w:top w:val="none" w:sz="0" w:space="0" w:color="auto"/>
                                <w:left w:val="none" w:sz="0" w:space="0" w:color="auto"/>
                                <w:bottom w:val="none" w:sz="0" w:space="0" w:color="auto"/>
                                <w:right w:val="none" w:sz="0" w:space="0" w:color="auto"/>
                              </w:divBdr>
                              <w:divsChild>
                                <w:div w:id="1729187110">
                                  <w:marLeft w:val="0"/>
                                  <w:marRight w:val="0"/>
                                  <w:marTop w:val="0"/>
                                  <w:marBottom w:val="0"/>
                                  <w:divBdr>
                                    <w:top w:val="none" w:sz="0" w:space="0" w:color="auto"/>
                                    <w:left w:val="none" w:sz="0" w:space="0" w:color="auto"/>
                                    <w:bottom w:val="none" w:sz="0" w:space="0" w:color="auto"/>
                                    <w:right w:val="none" w:sz="0" w:space="0" w:color="auto"/>
                                  </w:divBdr>
                                  <w:divsChild>
                                    <w:div w:id="684016317">
                                      <w:marLeft w:val="0"/>
                                      <w:marRight w:val="0"/>
                                      <w:marTop w:val="0"/>
                                      <w:marBottom w:val="0"/>
                                      <w:divBdr>
                                        <w:top w:val="none" w:sz="0" w:space="0" w:color="auto"/>
                                        <w:left w:val="single" w:sz="6" w:space="0" w:color="D6D6D6"/>
                                        <w:bottom w:val="none" w:sz="0" w:space="0" w:color="auto"/>
                                        <w:right w:val="single" w:sz="6" w:space="0" w:color="D6D6D6"/>
                                      </w:divBdr>
                                      <w:divsChild>
                                        <w:div w:id="1734618880">
                                          <w:marLeft w:val="0"/>
                                          <w:marRight w:val="0"/>
                                          <w:marTop w:val="0"/>
                                          <w:marBottom w:val="0"/>
                                          <w:divBdr>
                                            <w:top w:val="none" w:sz="0" w:space="0" w:color="auto"/>
                                            <w:left w:val="none" w:sz="0" w:space="0" w:color="auto"/>
                                            <w:bottom w:val="none" w:sz="0" w:space="0" w:color="auto"/>
                                            <w:right w:val="none" w:sz="0" w:space="0" w:color="auto"/>
                                          </w:divBdr>
                                          <w:divsChild>
                                            <w:div w:id="18712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4929826">
      <w:bodyDiv w:val="1"/>
      <w:marLeft w:val="0"/>
      <w:marRight w:val="0"/>
      <w:marTop w:val="0"/>
      <w:marBottom w:val="0"/>
      <w:divBdr>
        <w:top w:val="none" w:sz="0" w:space="0" w:color="auto"/>
        <w:left w:val="none" w:sz="0" w:space="0" w:color="auto"/>
        <w:bottom w:val="none" w:sz="0" w:space="0" w:color="auto"/>
        <w:right w:val="none" w:sz="0" w:space="0" w:color="auto"/>
      </w:divBdr>
      <w:divsChild>
        <w:div w:id="9912653">
          <w:marLeft w:val="446"/>
          <w:marRight w:val="0"/>
          <w:marTop w:val="0"/>
          <w:marBottom w:val="0"/>
          <w:divBdr>
            <w:top w:val="none" w:sz="0" w:space="0" w:color="auto"/>
            <w:left w:val="none" w:sz="0" w:space="0" w:color="auto"/>
            <w:bottom w:val="none" w:sz="0" w:space="0" w:color="auto"/>
            <w:right w:val="none" w:sz="0" w:space="0" w:color="auto"/>
          </w:divBdr>
        </w:div>
        <w:div w:id="84570968">
          <w:marLeft w:val="446"/>
          <w:marRight w:val="0"/>
          <w:marTop w:val="0"/>
          <w:marBottom w:val="0"/>
          <w:divBdr>
            <w:top w:val="none" w:sz="0" w:space="0" w:color="auto"/>
            <w:left w:val="none" w:sz="0" w:space="0" w:color="auto"/>
            <w:bottom w:val="none" w:sz="0" w:space="0" w:color="auto"/>
            <w:right w:val="none" w:sz="0" w:space="0" w:color="auto"/>
          </w:divBdr>
        </w:div>
        <w:div w:id="128670998">
          <w:marLeft w:val="446"/>
          <w:marRight w:val="0"/>
          <w:marTop w:val="0"/>
          <w:marBottom w:val="0"/>
          <w:divBdr>
            <w:top w:val="none" w:sz="0" w:space="0" w:color="auto"/>
            <w:left w:val="none" w:sz="0" w:space="0" w:color="auto"/>
            <w:bottom w:val="none" w:sz="0" w:space="0" w:color="auto"/>
            <w:right w:val="none" w:sz="0" w:space="0" w:color="auto"/>
          </w:divBdr>
        </w:div>
        <w:div w:id="414546525">
          <w:marLeft w:val="446"/>
          <w:marRight w:val="0"/>
          <w:marTop w:val="0"/>
          <w:marBottom w:val="0"/>
          <w:divBdr>
            <w:top w:val="none" w:sz="0" w:space="0" w:color="auto"/>
            <w:left w:val="none" w:sz="0" w:space="0" w:color="auto"/>
            <w:bottom w:val="none" w:sz="0" w:space="0" w:color="auto"/>
            <w:right w:val="none" w:sz="0" w:space="0" w:color="auto"/>
          </w:divBdr>
        </w:div>
        <w:div w:id="474572384">
          <w:marLeft w:val="446"/>
          <w:marRight w:val="0"/>
          <w:marTop w:val="0"/>
          <w:marBottom w:val="0"/>
          <w:divBdr>
            <w:top w:val="none" w:sz="0" w:space="0" w:color="auto"/>
            <w:left w:val="none" w:sz="0" w:space="0" w:color="auto"/>
            <w:bottom w:val="none" w:sz="0" w:space="0" w:color="auto"/>
            <w:right w:val="none" w:sz="0" w:space="0" w:color="auto"/>
          </w:divBdr>
        </w:div>
        <w:div w:id="855073466">
          <w:marLeft w:val="446"/>
          <w:marRight w:val="0"/>
          <w:marTop w:val="0"/>
          <w:marBottom w:val="0"/>
          <w:divBdr>
            <w:top w:val="none" w:sz="0" w:space="0" w:color="auto"/>
            <w:left w:val="none" w:sz="0" w:space="0" w:color="auto"/>
            <w:bottom w:val="none" w:sz="0" w:space="0" w:color="auto"/>
            <w:right w:val="none" w:sz="0" w:space="0" w:color="auto"/>
          </w:divBdr>
        </w:div>
        <w:div w:id="899749142">
          <w:marLeft w:val="446"/>
          <w:marRight w:val="0"/>
          <w:marTop w:val="0"/>
          <w:marBottom w:val="0"/>
          <w:divBdr>
            <w:top w:val="none" w:sz="0" w:space="0" w:color="auto"/>
            <w:left w:val="none" w:sz="0" w:space="0" w:color="auto"/>
            <w:bottom w:val="none" w:sz="0" w:space="0" w:color="auto"/>
            <w:right w:val="none" w:sz="0" w:space="0" w:color="auto"/>
          </w:divBdr>
        </w:div>
        <w:div w:id="1377462915">
          <w:marLeft w:val="446"/>
          <w:marRight w:val="0"/>
          <w:marTop w:val="0"/>
          <w:marBottom w:val="0"/>
          <w:divBdr>
            <w:top w:val="none" w:sz="0" w:space="0" w:color="auto"/>
            <w:left w:val="none" w:sz="0" w:space="0" w:color="auto"/>
            <w:bottom w:val="none" w:sz="0" w:space="0" w:color="auto"/>
            <w:right w:val="none" w:sz="0" w:space="0" w:color="auto"/>
          </w:divBdr>
        </w:div>
        <w:div w:id="1539665049">
          <w:marLeft w:val="446"/>
          <w:marRight w:val="0"/>
          <w:marTop w:val="0"/>
          <w:marBottom w:val="0"/>
          <w:divBdr>
            <w:top w:val="none" w:sz="0" w:space="0" w:color="auto"/>
            <w:left w:val="none" w:sz="0" w:space="0" w:color="auto"/>
            <w:bottom w:val="none" w:sz="0" w:space="0" w:color="auto"/>
            <w:right w:val="none" w:sz="0" w:space="0" w:color="auto"/>
          </w:divBdr>
        </w:div>
        <w:div w:id="1776900095">
          <w:marLeft w:val="446"/>
          <w:marRight w:val="0"/>
          <w:marTop w:val="0"/>
          <w:marBottom w:val="0"/>
          <w:divBdr>
            <w:top w:val="none" w:sz="0" w:space="0" w:color="auto"/>
            <w:left w:val="none" w:sz="0" w:space="0" w:color="auto"/>
            <w:bottom w:val="none" w:sz="0" w:space="0" w:color="auto"/>
            <w:right w:val="none" w:sz="0" w:space="0" w:color="auto"/>
          </w:divBdr>
        </w:div>
        <w:div w:id="1842356770">
          <w:marLeft w:val="446"/>
          <w:marRight w:val="0"/>
          <w:marTop w:val="0"/>
          <w:marBottom w:val="0"/>
          <w:divBdr>
            <w:top w:val="none" w:sz="0" w:space="0" w:color="auto"/>
            <w:left w:val="none" w:sz="0" w:space="0" w:color="auto"/>
            <w:bottom w:val="none" w:sz="0" w:space="0" w:color="auto"/>
            <w:right w:val="none" w:sz="0" w:space="0" w:color="auto"/>
          </w:divBdr>
        </w:div>
        <w:div w:id="2056152235">
          <w:marLeft w:val="446"/>
          <w:marRight w:val="0"/>
          <w:marTop w:val="0"/>
          <w:marBottom w:val="0"/>
          <w:divBdr>
            <w:top w:val="none" w:sz="0" w:space="0" w:color="auto"/>
            <w:left w:val="none" w:sz="0" w:space="0" w:color="auto"/>
            <w:bottom w:val="none" w:sz="0" w:space="0" w:color="auto"/>
            <w:right w:val="none" w:sz="0" w:space="0" w:color="auto"/>
          </w:divBdr>
        </w:div>
      </w:divsChild>
    </w:div>
    <w:div w:id="1824010097">
      <w:bodyDiv w:val="1"/>
      <w:marLeft w:val="0"/>
      <w:marRight w:val="0"/>
      <w:marTop w:val="0"/>
      <w:marBottom w:val="0"/>
      <w:divBdr>
        <w:top w:val="none" w:sz="0" w:space="0" w:color="auto"/>
        <w:left w:val="none" w:sz="0" w:space="0" w:color="auto"/>
        <w:bottom w:val="none" w:sz="0" w:space="0" w:color="auto"/>
        <w:right w:val="none" w:sz="0" w:space="0" w:color="auto"/>
      </w:divBdr>
    </w:div>
    <w:div w:id="1910265320">
      <w:bodyDiv w:val="1"/>
      <w:marLeft w:val="0"/>
      <w:marRight w:val="0"/>
      <w:marTop w:val="0"/>
      <w:marBottom w:val="0"/>
      <w:divBdr>
        <w:top w:val="none" w:sz="0" w:space="0" w:color="auto"/>
        <w:left w:val="none" w:sz="0" w:space="0" w:color="auto"/>
        <w:bottom w:val="none" w:sz="0" w:space="0" w:color="auto"/>
        <w:right w:val="none" w:sz="0" w:space="0" w:color="auto"/>
      </w:divBdr>
    </w:div>
    <w:div w:id="1989897392">
      <w:bodyDiv w:val="1"/>
      <w:marLeft w:val="0"/>
      <w:marRight w:val="0"/>
      <w:marTop w:val="0"/>
      <w:marBottom w:val="0"/>
      <w:divBdr>
        <w:top w:val="none" w:sz="0" w:space="0" w:color="auto"/>
        <w:left w:val="none" w:sz="0" w:space="0" w:color="auto"/>
        <w:bottom w:val="none" w:sz="0" w:space="0" w:color="auto"/>
        <w:right w:val="none" w:sz="0" w:space="0" w:color="auto"/>
      </w:divBdr>
    </w:div>
    <w:div w:id="204262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Vikki.qiu@adidas.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1796A-E1B2-4F97-9CD6-87D5A8944135}">
  <ds:schemaRefs>
    <ds:schemaRef ds:uri="http://schemas.openxmlformats.org/officeDocument/2006/bibliography"/>
  </ds:schemaRefs>
</ds:datastoreItem>
</file>

<file path=docMetadata/LabelInfo.xml><?xml version="1.0" encoding="utf-8"?>
<clbl:labelList xmlns:clbl="http://schemas.microsoft.com/office/2020/mipLabelMetadata">
  <clbl:label id="{1c3ba50a-93e8-411f-aceb-87183474575f}" enabled="1" method="Privileged" siteId="{3bfeb222-e42c-4535-aace-ea6f7751369b}"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3047</Words>
  <Characters>19216</Characters>
  <Application>Microsoft Office Word</Application>
  <DocSecurity>0</DocSecurity>
  <Lines>565</Lines>
  <Paragraphs>332</Paragraphs>
  <ScaleCrop>false</ScaleCrop>
  <Manager>GIT Region AP - Albert Lai</Manager>
  <Company>adidas Group</Company>
  <LinksUpToDate>false</LinksUpToDate>
  <CharactersWithSpaces>21931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CRM 2.0 RFP</dc:title>
  <dc:subject/>
  <dc:creator>Qiu, Winnie</dc:creator>
  <cp:keywords>RFP</cp:keywords>
  <cp:lastModifiedBy>Zhao, Lili</cp:lastModifiedBy>
  <cp:revision>4</cp:revision>
  <cp:lastPrinted>2021-04-01T23:50:00Z</cp:lastPrinted>
  <dcterms:created xsi:type="dcterms:W3CDTF">2026-03-05T09:42:00Z</dcterms:created>
  <dcterms:modified xsi:type="dcterms:W3CDTF">2026-03-05T09:49:00Z</dcterms:modified>
  <cp:category>Confidential</cp:category>
</cp:coreProperties>
</file>